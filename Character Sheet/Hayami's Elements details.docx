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8CD0" w14:textId="712B66B7" w:rsidR="000E24EC" w:rsidRPr="000E24EC" w:rsidRDefault="000E24EC" w:rsidP="00412EC6">
      <w:pPr>
        <w:jc w:val="both"/>
        <w:rPr>
          <w:rFonts w:ascii="Comic Sans MS" w:hAnsi="Comic Sans MS"/>
        </w:rPr>
      </w:pPr>
      <w:r>
        <w:rPr>
          <w:rFonts w:ascii="Comic Sans MS" w:hAnsi="Comic Sans MS"/>
        </w:rPr>
        <w:t>Hayami</w:t>
      </w:r>
      <w:r w:rsidRPr="000E24EC">
        <w:rPr>
          <w:rFonts w:ascii="Comic Sans MS" w:hAnsi="Comic Sans MS"/>
        </w:rPr>
        <w:t xml:space="preserve"> is defined by</w:t>
      </w:r>
      <w:r>
        <w:rPr>
          <w:rFonts w:ascii="Comic Sans MS" w:hAnsi="Comic Sans MS"/>
        </w:rPr>
        <w:t xml:space="preserve"> their </w:t>
      </w:r>
      <w:r w:rsidRPr="000E24EC">
        <w:rPr>
          <w:rFonts w:ascii="Comic Sans MS" w:hAnsi="Comic Sans MS"/>
        </w:rPr>
        <w:t>versatility and the tactical depth of</w:t>
      </w:r>
      <w:r>
        <w:rPr>
          <w:rFonts w:ascii="Comic Sans MS" w:hAnsi="Comic Sans MS"/>
        </w:rPr>
        <w:t xml:space="preserve"> their </w:t>
      </w:r>
      <w:r w:rsidRPr="000E24EC">
        <w:rPr>
          <w:rFonts w:ascii="Comic Sans MS" w:hAnsi="Comic Sans MS"/>
          <w:b/>
          <w:bCs/>
        </w:rPr>
        <w:t>Elemental Manipulation</w:t>
      </w:r>
      <w:r w:rsidRPr="000E24EC">
        <w:rPr>
          <w:rFonts w:ascii="Comic Sans MS" w:hAnsi="Comic Sans MS"/>
        </w:rPr>
        <w:t>.</w:t>
      </w:r>
      <w:r>
        <w:rPr>
          <w:rFonts w:ascii="Comic Sans MS" w:hAnsi="Comic Sans MS"/>
        </w:rPr>
        <w:t xml:space="preserve"> their </w:t>
      </w:r>
      <w:r w:rsidRPr="000E24EC">
        <w:rPr>
          <w:rFonts w:ascii="Comic Sans MS" w:hAnsi="Comic Sans MS"/>
        </w:rPr>
        <w:t>powers are not merely about shooting blasts of energy; they are about adaptation, splitting</w:t>
      </w:r>
      <w:r>
        <w:rPr>
          <w:rFonts w:ascii="Comic Sans MS" w:hAnsi="Comic Sans MS"/>
        </w:rPr>
        <w:t xml:space="preserve"> their </w:t>
      </w:r>
      <w:r w:rsidRPr="000E24EC">
        <w:rPr>
          <w:rFonts w:ascii="Comic Sans MS" w:hAnsi="Comic Sans MS"/>
        </w:rPr>
        <w:t>consciousness, and combining opposing forces to create new capabilities.</w:t>
      </w:r>
    </w:p>
    <w:p w14:paraId="4366C0F5" w14:textId="489F3043" w:rsidR="000E24EC" w:rsidRPr="000E24EC" w:rsidRDefault="000E24EC" w:rsidP="00412EC6">
      <w:pPr>
        <w:jc w:val="both"/>
        <w:rPr>
          <w:rFonts w:ascii="Comic Sans MS" w:hAnsi="Comic Sans MS"/>
        </w:rPr>
      </w:pPr>
      <w:r w:rsidRPr="000E24EC">
        <w:rPr>
          <w:rFonts w:ascii="Comic Sans MS" w:hAnsi="Comic Sans MS"/>
        </w:rPr>
        <w:t>Below is a detailed breakdown of</w:t>
      </w:r>
      <w:r>
        <w:rPr>
          <w:rFonts w:ascii="Comic Sans MS" w:hAnsi="Comic Sans MS"/>
        </w:rPr>
        <w:t xml:space="preserve"> their </w:t>
      </w:r>
      <w:r w:rsidRPr="000E24EC">
        <w:rPr>
          <w:rFonts w:ascii="Comic Sans MS" w:hAnsi="Comic Sans MS"/>
        </w:rPr>
        <w:t>powers, categorized by</w:t>
      </w:r>
      <w:r>
        <w:rPr>
          <w:rFonts w:ascii="Comic Sans MS" w:hAnsi="Comic Sans MS"/>
        </w:rPr>
        <w:t xml:space="preserve"> their </w:t>
      </w:r>
      <w:r w:rsidRPr="000E24EC">
        <w:rPr>
          <w:rFonts w:ascii="Comic Sans MS" w:hAnsi="Comic Sans MS"/>
        </w:rPr>
        <w:t>core mechanics,</w:t>
      </w:r>
      <w:r>
        <w:rPr>
          <w:rFonts w:ascii="Comic Sans MS" w:hAnsi="Comic Sans MS"/>
        </w:rPr>
        <w:t xml:space="preserve"> their </w:t>
      </w:r>
      <w:r w:rsidRPr="000E24EC">
        <w:rPr>
          <w:rFonts w:ascii="Comic Sans MS" w:hAnsi="Comic Sans MS"/>
        </w:rPr>
        <w:t>specific Elemental Forms</w:t>
      </w:r>
      <w:r w:rsidR="00412EC6">
        <w:rPr>
          <w:rFonts w:ascii="Comic Sans MS" w:hAnsi="Comic Sans MS"/>
        </w:rPr>
        <w:t xml:space="preserve">, </w:t>
      </w:r>
      <w:r w:rsidRPr="000E24EC">
        <w:rPr>
          <w:rFonts w:ascii="Comic Sans MS" w:hAnsi="Comic Sans MS"/>
        </w:rPr>
        <w:t>and</w:t>
      </w:r>
      <w:r>
        <w:rPr>
          <w:rFonts w:ascii="Comic Sans MS" w:hAnsi="Comic Sans MS"/>
        </w:rPr>
        <w:t xml:space="preserve"> their </w:t>
      </w:r>
      <w:r w:rsidRPr="000E24EC">
        <w:rPr>
          <w:rFonts w:ascii="Comic Sans MS" w:hAnsi="Comic Sans MS"/>
        </w:rPr>
        <w:t>advanced Fusion capabilities.</w:t>
      </w:r>
    </w:p>
    <w:p w14:paraId="58055616" w14:textId="77777777" w:rsidR="000E24EC" w:rsidRPr="000E24EC" w:rsidRDefault="00710861" w:rsidP="00412EC6">
      <w:pPr>
        <w:jc w:val="both"/>
        <w:rPr>
          <w:rFonts w:ascii="Comic Sans MS" w:hAnsi="Comic Sans MS"/>
        </w:rPr>
      </w:pPr>
      <w:r>
        <w:rPr>
          <w:rFonts w:ascii="Comic Sans MS" w:hAnsi="Comic Sans MS"/>
        </w:rPr>
        <w:pict w14:anchorId="42B87539">
          <v:rect id="_x0000_i1025" style="width:0;height:1.5pt" o:hralign="center" o:hrstd="t" o:hrnoshade="t" o:hr="t" fillcolor="gray" stroked="f"/>
        </w:pict>
      </w:r>
    </w:p>
    <w:p w14:paraId="5FC47716" w14:textId="77777777" w:rsidR="000E24EC" w:rsidRPr="000E24EC" w:rsidRDefault="000E24EC" w:rsidP="00412EC6">
      <w:pPr>
        <w:jc w:val="both"/>
        <w:rPr>
          <w:rFonts w:ascii="Comic Sans MS" w:hAnsi="Comic Sans MS"/>
          <w:b/>
          <w:bCs/>
        </w:rPr>
      </w:pPr>
      <w:r w:rsidRPr="000E24EC">
        <w:rPr>
          <w:rFonts w:ascii="Comic Sans MS" w:hAnsi="Comic Sans MS"/>
          <w:b/>
          <w:bCs/>
        </w:rPr>
        <w:t>I. Core Mechanic: Elemental Split &amp; Manipulation</w:t>
      </w:r>
    </w:p>
    <w:p w14:paraId="0F1972D1" w14:textId="35127BFA" w:rsidR="000E24EC" w:rsidRPr="000E24EC" w:rsidRDefault="000E24EC" w:rsidP="00412EC6">
      <w:pPr>
        <w:jc w:val="both"/>
        <w:rPr>
          <w:rFonts w:ascii="Comic Sans MS" w:hAnsi="Comic Sans MS"/>
        </w:rPr>
      </w:pPr>
      <w:r w:rsidRPr="000E24EC">
        <w:rPr>
          <w:rFonts w:ascii="Comic Sans MS" w:hAnsi="Comic Sans MS"/>
        </w:rPr>
        <w:t xml:space="preserve">The foundation of </w:t>
      </w:r>
      <w:r>
        <w:rPr>
          <w:rFonts w:ascii="Comic Sans MS" w:hAnsi="Comic Sans MS"/>
        </w:rPr>
        <w:t>Hayami</w:t>
      </w:r>
      <w:r w:rsidRPr="000E24EC">
        <w:rPr>
          <w:rFonts w:ascii="Comic Sans MS" w:hAnsi="Comic Sans MS"/>
        </w:rPr>
        <w:t xml:space="preserve">'s power is the ability to control the elements of the cosmos. Unlike standard elemental users who usually master one element, </w:t>
      </w:r>
      <w:r>
        <w:rPr>
          <w:rFonts w:ascii="Comic Sans MS" w:hAnsi="Comic Sans MS"/>
        </w:rPr>
        <w:t>Hayami</w:t>
      </w:r>
      <w:r w:rsidRPr="000E24EC">
        <w:rPr>
          <w:rFonts w:ascii="Comic Sans MS" w:hAnsi="Comic Sans MS"/>
        </w:rPr>
        <w:t xml:space="preserve"> is an </w:t>
      </w:r>
      <w:r w:rsidRPr="000E24EC">
        <w:rPr>
          <w:rFonts w:ascii="Comic Sans MS" w:hAnsi="Comic Sans MS"/>
          <w:b/>
          <w:bCs/>
        </w:rPr>
        <w:t>Omni-Elemental</w:t>
      </w:r>
      <w:r w:rsidRPr="000E24EC">
        <w:rPr>
          <w:rFonts w:ascii="Comic Sans MS" w:hAnsi="Comic Sans MS"/>
        </w:rPr>
        <w:t xml:space="preserve"> user, capable of channeling seven distinct elements.</w:t>
      </w:r>
    </w:p>
    <w:p w14:paraId="5E567E03" w14:textId="6C1BCB4F" w:rsidR="000E24EC" w:rsidRPr="000E24EC" w:rsidRDefault="000E24EC" w:rsidP="00412EC6">
      <w:pPr>
        <w:jc w:val="both"/>
        <w:rPr>
          <w:rFonts w:ascii="Comic Sans MS" w:hAnsi="Comic Sans MS"/>
          <w:b/>
          <w:bCs/>
        </w:rPr>
      </w:pPr>
      <w:r w:rsidRPr="000E24EC">
        <w:rPr>
          <w:rFonts w:ascii="Comic Sans MS" w:hAnsi="Comic Sans MS"/>
          <w:b/>
          <w:bCs/>
        </w:rPr>
        <w:t>The Elemental Split</w:t>
      </w:r>
      <w:r w:rsidR="00412EC6">
        <w:rPr>
          <w:rFonts w:ascii="Comic Sans MS" w:hAnsi="Comic Sans MS"/>
          <w:b/>
          <w:bCs/>
        </w:rPr>
        <w:t>s</w:t>
      </w:r>
    </w:p>
    <w:p w14:paraId="372D1ADF" w14:textId="7D23A240" w:rsidR="000E24EC" w:rsidRPr="000E24EC" w:rsidRDefault="000E24EC" w:rsidP="00412EC6">
      <w:pPr>
        <w:jc w:val="both"/>
        <w:rPr>
          <w:rFonts w:ascii="Comic Sans MS" w:hAnsi="Comic Sans MS"/>
        </w:rPr>
      </w:pPr>
      <w:r w:rsidRPr="000E24EC">
        <w:rPr>
          <w:rFonts w:ascii="Comic Sans MS" w:hAnsi="Comic Sans MS"/>
        </w:rPr>
        <w:t xml:space="preserve">This is </w:t>
      </w:r>
      <w:r>
        <w:rPr>
          <w:rFonts w:ascii="Comic Sans MS" w:hAnsi="Comic Sans MS"/>
        </w:rPr>
        <w:t>Hayami</w:t>
      </w:r>
      <w:r w:rsidRPr="000E24EC">
        <w:rPr>
          <w:rFonts w:ascii="Comic Sans MS" w:hAnsi="Comic Sans MS"/>
        </w:rPr>
        <w:t>’s signature move.</w:t>
      </w:r>
      <w:r>
        <w:rPr>
          <w:rFonts w:ascii="Comic Sans MS" w:hAnsi="Comic Sans MS"/>
        </w:rPr>
        <w:t xml:space="preserve"> they </w:t>
      </w:r>
      <w:r w:rsidRPr="000E24EC">
        <w:rPr>
          <w:rFonts w:ascii="Comic Sans MS" w:hAnsi="Comic Sans MS"/>
        </w:rPr>
        <w:t>do not just "switch" between elements;</w:t>
      </w:r>
      <w:r>
        <w:rPr>
          <w:rFonts w:ascii="Comic Sans MS" w:hAnsi="Comic Sans MS"/>
        </w:rPr>
        <w:t xml:space="preserve"> they </w:t>
      </w:r>
      <w:r w:rsidRPr="000E24EC">
        <w:rPr>
          <w:rFonts w:ascii="Comic Sans MS" w:hAnsi="Comic Sans MS"/>
        </w:rPr>
        <w:t>can physically divide</w:t>
      </w:r>
      <w:r>
        <w:rPr>
          <w:rFonts w:ascii="Comic Sans MS" w:hAnsi="Comic Sans MS"/>
        </w:rPr>
        <w:t xml:space="preserve"> their </w:t>
      </w:r>
      <w:r w:rsidRPr="000E24EC">
        <w:rPr>
          <w:rFonts w:ascii="Comic Sans MS" w:hAnsi="Comic Sans MS"/>
        </w:rPr>
        <w:t xml:space="preserve">body and consciousness into multiple, autonomous versions of </w:t>
      </w:r>
      <w:r>
        <w:rPr>
          <w:rFonts w:ascii="Comic Sans MS" w:hAnsi="Comic Sans MS"/>
        </w:rPr>
        <w:t>them</w:t>
      </w:r>
      <w:r w:rsidRPr="000E24EC">
        <w:rPr>
          <w:rFonts w:ascii="Comic Sans MS" w:hAnsi="Comic Sans MS"/>
        </w:rPr>
        <w:t>self.</w:t>
      </w:r>
    </w:p>
    <w:p w14:paraId="586CB86C" w14:textId="5EAAD91A" w:rsidR="000E24EC" w:rsidRPr="000E24EC" w:rsidRDefault="000E24EC" w:rsidP="00412EC6">
      <w:pPr>
        <w:numPr>
          <w:ilvl w:val="0"/>
          <w:numId w:val="1"/>
        </w:numPr>
        <w:jc w:val="both"/>
        <w:rPr>
          <w:rFonts w:ascii="Comic Sans MS" w:hAnsi="Comic Sans MS"/>
        </w:rPr>
      </w:pPr>
      <w:r w:rsidRPr="000E24EC">
        <w:rPr>
          <w:rFonts w:ascii="Comic Sans MS" w:hAnsi="Comic Sans MS"/>
          <w:b/>
          <w:bCs/>
        </w:rPr>
        <w:t>Mechanics:</w:t>
      </w:r>
      <w:r w:rsidRPr="000E24EC">
        <w:rPr>
          <w:rFonts w:ascii="Comic Sans MS" w:hAnsi="Comic Sans MS"/>
        </w:rPr>
        <w:t xml:space="preserve"> </w:t>
      </w:r>
      <w:r>
        <w:rPr>
          <w:rFonts w:ascii="Comic Sans MS" w:hAnsi="Comic Sans MS"/>
        </w:rPr>
        <w:t>Hayami</w:t>
      </w:r>
      <w:r w:rsidRPr="000E24EC">
        <w:rPr>
          <w:rFonts w:ascii="Comic Sans MS" w:hAnsi="Comic Sans MS"/>
        </w:rPr>
        <w:t xml:space="preserve"> can split into </w:t>
      </w:r>
      <w:r w:rsidR="00D60C16">
        <w:rPr>
          <w:rFonts w:ascii="Comic Sans MS" w:hAnsi="Comic Sans MS"/>
        </w:rPr>
        <w:t xml:space="preserve">2, </w:t>
      </w:r>
      <w:r w:rsidRPr="000E24EC">
        <w:rPr>
          <w:rFonts w:ascii="Comic Sans MS" w:hAnsi="Comic Sans MS"/>
        </w:rPr>
        <w:t>3,</w:t>
      </w:r>
      <w:r w:rsidR="00953E52">
        <w:rPr>
          <w:rFonts w:ascii="Comic Sans MS" w:hAnsi="Comic Sans MS"/>
        </w:rPr>
        <w:t xml:space="preserve"> </w:t>
      </w:r>
      <w:r w:rsidRPr="000E24EC">
        <w:rPr>
          <w:rFonts w:ascii="Comic Sans MS" w:hAnsi="Comic Sans MS"/>
        </w:rPr>
        <w:t>5</w:t>
      </w:r>
      <w:ins w:id="0" w:author="Microsoft Word" w:date="2026-03-08T11:04:00Z" w16du:dateUtc="2026-03-08T04:04:00Z">
        <w:r w:rsidR="00953E52">
          <w:rPr>
            <w:rFonts w:ascii="Comic Sans MS" w:hAnsi="Comic Sans MS"/>
          </w:rPr>
          <w:t>4,</w:t>
        </w:r>
        <w:r w:rsidRPr="000E24EC">
          <w:rPr>
            <w:rFonts w:ascii="Comic Sans MS" w:hAnsi="Comic Sans MS"/>
          </w:rPr>
          <w:t xml:space="preserve"> 5, </w:t>
        </w:r>
        <w:r w:rsidR="00953E52">
          <w:rPr>
            <w:rFonts w:ascii="Comic Sans MS" w:hAnsi="Comic Sans MS"/>
          </w:rPr>
          <w:t>6</w:t>
        </w:r>
      </w:ins>
      <w:r w:rsidR="00953E52">
        <w:rPr>
          <w:rFonts w:ascii="Comic Sans MS" w:hAnsi="Comic Sans MS"/>
        </w:rPr>
        <w:t xml:space="preserve">, </w:t>
      </w:r>
      <w:r w:rsidRPr="000E24EC">
        <w:rPr>
          <w:rFonts w:ascii="Comic Sans MS" w:hAnsi="Comic Sans MS"/>
        </w:rPr>
        <w:t>or even 7 versions simultaneously. Each version embodies a specific element.</w:t>
      </w:r>
    </w:p>
    <w:p w14:paraId="5DEBF826" w14:textId="2ED63364" w:rsidR="000E24EC" w:rsidRPr="000E24EC" w:rsidRDefault="000E24EC" w:rsidP="00412EC6">
      <w:pPr>
        <w:numPr>
          <w:ilvl w:val="0"/>
          <w:numId w:val="1"/>
        </w:numPr>
        <w:jc w:val="both"/>
        <w:rPr>
          <w:rFonts w:ascii="Comic Sans MS" w:hAnsi="Comic Sans MS"/>
        </w:rPr>
      </w:pPr>
      <w:r w:rsidRPr="000E24EC">
        <w:rPr>
          <w:rFonts w:ascii="Comic Sans MS" w:hAnsi="Comic Sans MS"/>
          <w:b/>
          <w:bCs/>
        </w:rPr>
        <w:t>Autonomous Minds:</w:t>
      </w:r>
      <w:r w:rsidRPr="000E24EC">
        <w:rPr>
          <w:rFonts w:ascii="Comic Sans MS" w:hAnsi="Comic Sans MS"/>
        </w:rPr>
        <w:t xml:space="preserve"> When split, each copy has its own consciousness and personality traits exaggerated by that element. For example, the "Fire" copy is short-tempered and aggressive, while the "Water" copy is calm and lazy. They can communicate, coordinate attacks, and argue with each other.</w:t>
      </w:r>
    </w:p>
    <w:p w14:paraId="409BBFBE" w14:textId="6C3AF584" w:rsidR="000E24EC" w:rsidRPr="000E24EC" w:rsidRDefault="000E24EC" w:rsidP="00412EC6">
      <w:pPr>
        <w:numPr>
          <w:ilvl w:val="0"/>
          <w:numId w:val="1"/>
        </w:numPr>
        <w:jc w:val="both"/>
        <w:rPr>
          <w:rFonts w:ascii="Comic Sans MS" w:hAnsi="Comic Sans MS"/>
        </w:rPr>
      </w:pPr>
      <w:r w:rsidRPr="000E24EC">
        <w:rPr>
          <w:rFonts w:ascii="Comic Sans MS" w:hAnsi="Comic Sans MS"/>
          <w:b/>
          <w:bCs/>
        </w:rPr>
        <w:t>Risks (The Memory Limit):</w:t>
      </w:r>
      <w:r w:rsidRPr="000E24EC">
        <w:rPr>
          <w:rFonts w:ascii="Comic Sans MS" w:hAnsi="Comic Sans MS"/>
        </w:rPr>
        <w:t xml:space="preserve"> This power comes with a severe drawback. If </w:t>
      </w:r>
      <w:r>
        <w:rPr>
          <w:rFonts w:ascii="Comic Sans MS" w:hAnsi="Comic Sans MS"/>
        </w:rPr>
        <w:t>Hayami</w:t>
      </w:r>
      <w:r w:rsidRPr="000E24EC">
        <w:rPr>
          <w:rFonts w:ascii="Comic Sans MS" w:hAnsi="Comic Sans MS"/>
        </w:rPr>
        <w:t xml:space="preserve"> stays split for too long</w:t>
      </w:r>
      <w:r w:rsidR="00412EC6">
        <w:rPr>
          <w:rFonts w:ascii="Comic Sans MS" w:hAnsi="Comic Sans MS"/>
        </w:rPr>
        <w:t xml:space="preserve"> (longer than 24 hours)</w:t>
      </w:r>
      <w:r w:rsidRPr="000E24EC">
        <w:rPr>
          <w:rFonts w:ascii="Comic Sans MS" w:hAnsi="Comic Sans MS"/>
        </w:rPr>
        <w:t>,</w:t>
      </w:r>
      <w:r>
        <w:rPr>
          <w:rFonts w:ascii="Comic Sans MS" w:hAnsi="Comic Sans MS"/>
        </w:rPr>
        <w:t xml:space="preserve"> their </w:t>
      </w:r>
      <w:r w:rsidRPr="000E24EC">
        <w:rPr>
          <w:rFonts w:ascii="Comic Sans MS" w:hAnsi="Comic Sans MS"/>
        </w:rPr>
        <w:t xml:space="preserve">consciousness dilutes. The individual copies begin to forget who they are, eventually becoming permanent, separate entities with no memory of the original </w:t>
      </w:r>
      <w:r>
        <w:rPr>
          <w:rFonts w:ascii="Comic Sans MS" w:hAnsi="Comic Sans MS"/>
        </w:rPr>
        <w:t>Hayami</w:t>
      </w:r>
      <w:r w:rsidRPr="000E24EC">
        <w:rPr>
          <w:rFonts w:ascii="Comic Sans MS" w:hAnsi="Comic Sans MS"/>
        </w:rPr>
        <w:t>.</w:t>
      </w:r>
    </w:p>
    <w:p w14:paraId="3217B21E" w14:textId="77777777" w:rsidR="000E24EC" w:rsidRPr="000E24EC" w:rsidRDefault="00710861" w:rsidP="00412EC6">
      <w:pPr>
        <w:jc w:val="both"/>
        <w:rPr>
          <w:rFonts w:ascii="Comic Sans MS" w:hAnsi="Comic Sans MS"/>
        </w:rPr>
      </w:pPr>
      <w:r>
        <w:rPr>
          <w:rFonts w:ascii="Comic Sans MS" w:hAnsi="Comic Sans MS"/>
        </w:rPr>
        <w:pict w14:anchorId="3975E792">
          <v:rect id="_x0000_i1026" style="width:0;height:1.5pt" o:hralign="center" o:hrstd="t" o:hrnoshade="t" o:hr="t" fillcolor="gray" stroked="f"/>
        </w:pict>
      </w:r>
    </w:p>
    <w:p w14:paraId="5218F76C" w14:textId="77777777" w:rsidR="000E24EC" w:rsidRPr="000E24EC" w:rsidRDefault="000E24EC" w:rsidP="00412EC6">
      <w:pPr>
        <w:jc w:val="both"/>
        <w:rPr>
          <w:rFonts w:ascii="Comic Sans MS" w:hAnsi="Comic Sans MS"/>
          <w:b/>
          <w:bCs/>
        </w:rPr>
      </w:pPr>
      <w:r w:rsidRPr="000E24EC">
        <w:rPr>
          <w:rFonts w:ascii="Comic Sans MS" w:hAnsi="Comic Sans MS"/>
          <w:b/>
          <w:bCs/>
        </w:rPr>
        <w:t>II. The Seven Elements (Tiers and Evolution)</w:t>
      </w:r>
    </w:p>
    <w:p w14:paraId="22D8D1DD" w14:textId="53D30862" w:rsidR="000E24EC" w:rsidRPr="000E24EC" w:rsidRDefault="000E24EC" w:rsidP="00412EC6">
      <w:pPr>
        <w:jc w:val="both"/>
        <w:rPr>
          <w:rFonts w:ascii="Comic Sans MS" w:hAnsi="Comic Sans MS"/>
        </w:rPr>
      </w:pPr>
      <w:r>
        <w:rPr>
          <w:rFonts w:ascii="Comic Sans MS" w:hAnsi="Comic Sans MS"/>
        </w:rPr>
        <w:t>Hayami</w:t>
      </w:r>
      <w:r w:rsidRPr="000E24EC">
        <w:rPr>
          <w:rFonts w:ascii="Comic Sans MS" w:hAnsi="Comic Sans MS"/>
        </w:rPr>
        <w:t>'s elements function on a "Tier" system.</w:t>
      </w:r>
      <w:r>
        <w:rPr>
          <w:rFonts w:ascii="Comic Sans MS" w:hAnsi="Comic Sans MS"/>
        </w:rPr>
        <w:t xml:space="preserve"> they </w:t>
      </w:r>
      <w:r w:rsidRPr="000E24EC">
        <w:rPr>
          <w:rFonts w:ascii="Comic Sans MS" w:hAnsi="Comic Sans MS"/>
        </w:rPr>
        <w:t xml:space="preserve">start with a </w:t>
      </w:r>
      <w:r w:rsidRPr="000E24EC">
        <w:rPr>
          <w:rFonts w:ascii="Comic Sans MS" w:hAnsi="Comic Sans MS"/>
          <w:b/>
          <w:bCs/>
        </w:rPr>
        <w:t>Base Form (Tier 1)</w:t>
      </w:r>
      <w:r w:rsidRPr="000E24EC">
        <w:rPr>
          <w:rFonts w:ascii="Comic Sans MS" w:hAnsi="Comic Sans MS"/>
        </w:rPr>
        <w:t xml:space="preserve"> and evolves them into stronger forms through training or intense emotional triggers </w:t>
      </w:r>
      <w:r w:rsidRPr="000E24EC">
        <w:rPr>
          <w:rFonts w:ascii="Comic Sans MS" w:hAnsi="Comic Sans MS"/>
          <w:b/>
          <w:bCs/>
        </w:rPr>
        <w:t>(Tier 2)</w:t>
      </w:r>
      <w:r w:rsidRPr="000E24EC">
        <w:rPr>
          <w:rFonts w:ascii="Comic Sans MS" w:hAnsi="Comic Sans MS"/>
        </w:rPr>
        <w:t xml:space="preserve">. </w:t>
      </w:r>
      <w:r w:rsidR="00412EC6">
        <w:rPr>
          <w:rFonts w:ascii="Comic Sans MS" w:hAnsi="Comic Sans MS"/>
        </w:rPr>
        <w:t xml:space="preserve">The rumor has it that a </w:t>
      </w:r>
      <w:r w:rsidR="00412EC6" w:rsidRPr="00412EC6">
        <w:rPr>
          <w:rFonts w:ascii="Comic Sans MS" w:hAnsi="Comic Sans MS"/>
          <w:b/>
          <w:bCs/>
        </w:rPr>
        <w:t xml:space="preserve">Tier 3 </w:t>
      </w:r>
      <w:r w:rsidR="00412EC6" w:rsidRPr="003761ED">
        <w:rPr>
          <w:rFonts w:ascii="Comic Sans MS" w:hAnsi="Comic Sans MS"/>
        </w:rPr>
        <w:t>exist</w:t>
      </w:r>
      <w:r w:rsidRPr="000E24EC">
        <w:rPr>
          <w:rFonts w:ascii="Comic Sans MS" w:hAnsi="Comic Sans MS"/>
        </w:rPr>
        <w:t>, the pinnacle of elemental mastery.</w:t>
      </w:r>
    </w:p>
    <w:p w14:paraId="72F7C6C7" w14:textId="1E7B5FD5" w:rsidR="000E24EC" w:rsidRPr="000E24EC" w:rsidRDefault="000E24EC" w:rsidP="00412EC6">
      <w:pPr>
        <w:jc w:val="both"/>
        <w:rPr>
          <w:rFonts w:ascii="Comic Sans MS" w:hAnsi="Comic Sans MS"/>
          <w:b/>
          <w:bCs/>
        </w:rPr>
      </w:pPr>
      <w:r w:rsidRPr="000E24EC">
        <w:rPr>
          <w:rFonts w:ascii="Comic Sans MS" w:hAnsi="Comic Sans MS"/>
          <w:b/>
          <w:bCs/>
        </w:rPr>
        <w:t>1. Earth Element</w:t>
      </w:r>
    </w:p>
    <w:p w14:paraId="2691A2AD" w14:textId="7EFFDE6B" w:rsidR="000E24EC" w:rsidRPr="000E24EC" w:rsidRDefault="000E24EC" w:rsidP="00412EC6">
      <w:pPr>
        <w:jc w:val="both"/>
        <w:rPr>
          <w:rFonts w:ascii="Comic Sans MS" w:hAnsi="Comic Sans MS"/>
        </w:rPr>
      </w:pPr>
      <w:r w:rsidRPr="000E24EC">
        <w:rPr>
          <w:rFonts w:ascii="Comic Sans MS" w:hAnsi="Comic Sans MS"/>
        </w:rPr>
        <w:t xml:space="preserve">The element of stability, defense, and leadership. This is usually </w:t>
      </w:r>
      <w:r>
        <w:rPr>
          <w:rFonts w:ascii="Comic Sans MS" w:hAnsi="Comic Sans MS"/>
        </w:rPr>
        <w:t>Hayami</w:t>
      </w:r>
      <w:r w:rsidRPr="000E24EC">
        <w:rPr>
          <w:rFonts w:ascii="Comic Sans MS" w:hAnsi="Comic Sans MS"/>
        </w:rPr>
        <w:t>’s default form for leadership and strategy.</w:t>
      </w:r>
    </w:p>
    <w:p w14:paraId="3C1A8D5B" w14:textId="677BF480" w:rsidR="000E24EC" w:rsidRPr="000E24EC" w:rsidRDefault="000E24EC" w:rsidP="00412EC6">
      <w:pPr>
        <w:numPr>
          <w:ilvl w:val="0"/>
          <w:numId w:val="2"/>
        </w:numPr>
        <w:jc w:val="both"/>
        <w:rPr>
          <w:rFonts w:ascii="Comic Sans MS" w:hAnsi="Comic Sans MS"/>
        </w:rPr>
      </w:pPr>
      <w:r w:rsidRPr="000E24EC">
        <w:rPr>
          <w:rFonts w:ascii="Comic Sans MS" w:hAnsi="Comic Sans MS"/>
          <w:b/>
          <w:bCs/>
        </w:rPr>
        <w:t>Tier 1: Earth</w:t>
      </w:r>
      <w:r w:rsidR="00412EC6">
        <w:rPr>
          <w:rFonts w:ascii="Comic Sans MS" w:hAnsi="Comic Sans MS"/>
          <w:b/>
          <w:bCs/>
        </w:rPr>
        <w:t xml:space="preserve"> Hayami</w:t>
      </w:r>
    </w:p>
    <w:p w14:paraId="61ADB2F9" w14:textId="77777777" w:rsidR="000E24EC" w:rsidRDefault="000E24EC" w:rsidP="00412EC6">
      <w:pPr>
        <w:numPr>
          <w:ilvl w:val="1"/>
          <w:numId w:val="2"/>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Defense and counter-attacks.</w:t>
      </w:r>
    </w:p>
    <w:p w14:paraId="78D37490" w14:textId="59FE5160" w:rsidR="000D0F19" w:rsidRPr="000E24EC" w:rsidRDefault="000D0F19" w:rsidP="00412EC6">
      <w:pPr>
        <w:numPr>
          <w:ilvl w:val="1"/>
          <w:numId w:val="2"/>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sidR="00A73397">
        <w:rPr>
          <w:rFonts w:ascii="Comic Sans MS" w:hAnsi="Comic Sans MS"/>
        </w:rPr>
        <w:t>Donned in full brown</w:t>
      </w:r>
      <w:r w:rsidR="007F4DB9">
        <w:rPr>
          <w:rFonts w:ascii="Comic Sans MS" w:hAnsi="Comic Sans MS"/>
        </w:rPr>
        <w:t xml:space="preserve"> (#976D53)</w:t>
      </w:r>
      <w:r w:rsidR="009C2BE7">
        <w:rPr>
          <w:rFonts w:ascii="Comic Sans MS" w:hAnsi="Comic Sans MS"/>
        </w:rPr>
        <w:t xml:space="preserve"> outfit</w:t>
      </w:r>
    </w:p>
    <w:p w14:paraId="5FB7EF45" w14:textId="657412F7" w:rsidR="000E24EC" w:rsidRPr="000E24EC" w:rsidRDefault="000E24EC" w:rsidP="00412EC6">
      <w:pPr>
        <w:numPr>
          <w:ilvl w:val="1"/>
          <w:numId w:val="2"/>
        </w:numPr>
        <w:jc w:val="both"/>
        <w:rPr>
          <w:rFonts w:ascii="Comic Sans MS" w:hAnsi="Comic Sans MS"/>
        </w:rPr>
      </w:pPr>
      <w:r w:rsidRPr="000E24EC">
        <w:rPr>
          <w:rFonts w:ascii="Comic Sans MS" w:hAnsi="Comic Sans MS"/>
          <w:b/>
          <w:bCs/>
        </w:rPr>
        <w:t>Abilities:</w:t>
      </w:r>
      <w:r>
        <w:rPr>
          <w:rFonts w:ascii="Comic Sans MS" w:hAnsi="Comic Sans MS"/>
        </w:rPr>
        <w:t xml:space="preserve"> they </w:t>
      </w:r>
      <w:r w:rsidRPr="000E24EC">
        <w:rPr>
          <w:rFonts w:ascii="Comic Sans MS" w:hAnsi="Comic Sans MS"/>
        </w:rPr>
        <w:t>can summon earth pillars to block attacks and create rocks to throw.</w:t>
      </w:r>
    </w:p>
    <w:p w14:paraId="583EA7C4" w14:textId="3D4740D0" w:rsidR="00953E52" w:rsidRDefault="0028362A" w:rsidP="00412EC6">
      <w:pPr>
        <w:numPr>
          <w:ilvl w:val="1"/>
          <w:numId w:val="2"/>
        </w:numPr>
        <w:jc w:val="both"/>
        <w:rPr>
          <w:ins w:id="1" w:author="Microsoft Word" w:date="2026-03-08T11:04:00Z" w16du:dateUtc="2026-03-08T04:04:00Z"/>
          <w:rFonts w:ascii="Comic Sans MS" w:hAnsi="Comic Sans MS"/>
        </w:rPr>
      </w:pPr>
      <w:r w:rsidRPr="000E24EC">
        <w:rPr>
          <w:rFonts w:ascii="Comic Sans MS" w:hAnsi="Comic Sans MS"/>
          <w:b/>
          <w:bCs/>
        </w:rPr>
        <w:t xml:space="preserve">Signature </w:t>
      </w:r>
      <w:r w:rsidR="000E24EC" w:rsidRPr="000E24EC">
        <w:rPr>
          <w:rFonts w:ascii="Comic Sans MS" w:hAnsi="Comic Sans MS"/>
          <w:b/>
          <w:bCs/>
        </w:rPr>
        <w:t>Move:</w:t>
      </w:r>
      <w:r w:rsidR="000E24EC" w:rsidRPr="000E24EC">
        <w:rPr>
          <w:rFonts w:ascii="Comic Sans MS" w:hAnsi="Comic Sans MS"/>
        </w:rPr>
        <w:t xml:space="preserve"> </w:t>
      </w:r>
      <w:r w:rsidR="000E24EC" w:rsidRPr="000E24EC">
        <w:rPr>
          <w:rFonts w:ascii="Comic Sans MS" w:hAnsi="Comic Sans MS"/>
          <w:i/>
          <w:iCs/>
        </w:rPr>
        <w:t>Earth Wall</w:t>
      </w:r>
      <w:r w:rsidR="000E24EC" w:rsidRPr="000E24EC">
        <w:rPr>
          <w:rFonts w:ascii="Comic Sans MS" w:hAnsi="Comic Sans MS"/>
        </w:rPr>
        <w:t xml:space="preserve"> – </w:t>
      </w:r>
      <w:proofErr w:type="spellStart"/>
      <w:r w:rsidR="000E24EC" w:rsidRPr="000E24EC">
        <w:rPr>
          <w:rFonts w:ascii="Comic Sans MS" w:hAnsi="Comic Sans MS"/>
        </w:rPr>
        <w:t>summoning</w:t>
      </w:r>
      <w:ins w:id="2" w:author="Microsoft Word" w:date="2026-03-08T11:04:00Z" w16du:dateUtc="2026-03-08T04:04:00Z">
        <w:r w:rsidR="00953E52">
          <w:rPr>
            <w:rFonts w:ascii="Comic Sans MS" w:hAnsi="Comic Sans MS"/>
            <w:b/>
            <w:bCs/>
          </w:rPr>
          <w:t>Moves</w:t>
        </w:r>
        <w:proofErr w:type="spellEnd"/>
        <w:r w:rsidR="000E24EC" w:rsidRPr="000E24EC">
          <w:rPr>
            <w:rFonts w:ascii="Comic Sans MS" w:hAnsi="Comic Sans MS"/>
            <w:b/>
            <w:bCs/>
          </w:rPr>
          <w:t>:</w:t>
        </w:r>
        <w:r w:rsidR="000E24EC" w:rsidRPr="000E24EC">
          <w:rPr>
            <w:rFonts w:ascii="Comic Sans MS" w:hAnsi="Comic Sans MS"/>
          </w:rPr>
          <w:t xml:space="preserve"> </w:t>
        </w:r>
      </w:ins>
    </w:p>
    <w:p w14:paraId="48BB0DF0" w14:textId="77777777" w:rsidR="00953E52" w:rsidRDefault="00953E52" w:rsidP="00953E52">
      <w:pPr>
        <w:pStyle w:val="ListParagraph"/>
        <w:numPr>
          <w:ilvl w:val="2"/>
          <w:numId w:val="2"/>
        </w:numPr>
        <w:jc w:val="both"/>
        <w:rPr>
          <w:ins w:id="3" w:author="Microsoft Word" w:date="2026-03-08T11:04:00Z" w16du:dateUtc="2026-03-08T04:04:00Z"/>
          <w:rFonts w:ascii="Comic Sans MS" w:hAnsi="Comic Sans MS"/>
        </w:rPr>
      </w:pPr>
      <w:ins w:id="4" w:author="Microsoft Word" w:date="2026-03-08T11:04:00Z" w16du:dateUtc="2026-03-08T04:04:00Z">
        <w:r w:rsidRPr="00953E52">
          <w:rPr>
            <w:rFonts w:ascii="Comic Sans MS" w:hAnsi="Comic Sans MS"/>
            <w:b/>
            <w:bCs/>
          </w:rPr>
          <w:t xml:space="preserve">Stone Barrier: </w:t>
        </w:r>
        <w:r w:rsidRPr="00953E52">
          <w:rPr>
            <w:rFonts w:ascii="Comic Sans MS" w:hAnsi="Comic Sans MS"/>
          </w:rPr>
          <w:t>Hayami slams both palms to the ground, erupting</w:t>
        </w:r>
      </w:ins>
      <w:r w:rsidRPr="00953E52">
        <w:rPr>
          <w:rFonts w:ascii="Comic Sans MS" w:hAnsi="Comic Sans MS"/>
        </w:rPr>
        <w:t xml:space="preserve"> a </w:t>
      </w:r>
      <w:ins w:id="5" w:author="Microsoft Word" w:date="2026-03-08T11:04:00Z" w16du:dateUtc="2026-03-08T04:04:00Z">
        <w:r w:rsidRPr="00953E52">
          <w:rPr>
            <w:rFonts w:ascii="Comic Sans MS" w:hAnsi="Comic Sans MS"/>
          </w:rPr>
          <w:t xml:space="preserve">thick </w:t>
        </w:r>
      </w:ins>
      <w:r w:rsidRPr="00953E52">
        <w:rPr>
          <w:rFonts w:ascii="Comic Sans MS" w:hAnsi="Comic Sans MS"/>
        </w:rPr>
        <w:t xml:space="preserve">wall of </w:t>
      </w:r>
      <w:ins w:id="6" w:author="Microsoft Word" w:date="2026-03-08T11:04:00Z" w16du:dateUtc="2026-03-08T04:04:00Z">
        <w:r w:rsidRPr="00953E52">
          <w:rPr>
            <w:rFonts w:ascii="Comic Sans MS" w:hAnsi="Comic Sans MS"/>
          </w:rPr>
          <w:t xml:space="preserve">jagged </w:t>
        </w:r>
      </w:ins>
      <w:r w:rsidRPr="00953E52">
        <w:rPr>
          <w:rFonts w:ascii="Comic Sans MS" w:hAnsi="Comic Sans MS"/>
        </w:rPr>
        <w:t xml:space="preserve">rock </w:t>
      </w:r>
      <w:ins w:id="7" w:author="Microsoft Word" w:date="2026-03-08T11:04:00Z" w16du:dateUtc="2026-03-08T04:04:00Z">
        <w:r w:rsidRPr="00953E52">
          <w:rPr>
            <w:rFonts w:ascii="Comic Sans MS" w:hAnsi="Comic Sans MS"/>
          </w:rPr>
          <w:t>directly in front of them. Blocks most projectiles and physical strikes. The signature defense tool.</w:t>
        </w:r>
      </w:ins>
    </w:p>
    <w:p w14:paraId="48E27AC8" w14:textId="21D2D9E1" w:rsidR="00953E52" w:rsidRDefault="00953E52" w:rsidP="00953E52">
      <w:pPr>
        <w:pStyle w:val="ListParagraph"/>
        <w:numPr>
          <w:ilvl w:val="2"/>
          <w:numId w:val="2"/>
        </w:numPr>
        <w:jc w:val="both"/>
        <w:rPr>
          <w:ins w:id="8" w:author="Microsoft Word" w:date="2026-03-08T11:04:00Z" w16du:dateUtc="2026-03-08T04:04:00Z"/>
          <w:rFonts w:ascii="Comic Sans MS" w:hAnsi="Comic Sans MS"/>
        </w:rPr>
      </w:pPr>
      <w:ins w:id="9" w:author="Microsoft Word" w:date="2026-03-08T11:04:00Z" w16du:dateUtc="2026-03-08T04:04:00Z">
        <w:r w:rsidRPr="00953E52">
          <w:rPr>
            <w:rFonts w:ascii="Comic Sans MS" w:hAnsi="Comic Sans MS"/>
            <w:b/>
            <w:bCs/>
          </w:rPr>
          <w:t>Boulder Shot</w:t>
        </w:r>
        <w:r>
          <w:rPr>
            <w:rFonts w:ascii="Comic Sans MS" w:hAnsi="Comic Sans MS"/>
            <w:b/>
            <w:bCs/>
          </w:rPr>
          <w:t>:</w:t>
        </w:r>
        <w:r>
          <w:rPr>
            <w:rFonts w:ascii="Comic Sans MS" w:hAnsi="Comic Sans MS"/>
          </w:rPr>
          <w:t xml:space="preserve"> </w:t>
        </w:r>
        <w:r w:rsidRPr="00953E52">
          <w:rPr>
            <w:rFonts w:ascii="Comic Sans MS" w:hAnsi="Comic Sans MS"/>
          </w:rPr>
          <w:t>Hayami rips a chunk of rock from the ground and hurls it with both hands. Simple, but dense and devastating on impact.</w:t>
        </w:r>
      </w:ins>
    </w:p>
    <w:p w14:paraId="3F003A96" w14:textId="77777777" w:rsidR="00953E52" w:rsidRDefault="00953E52" w:rsidP="00953E52">
      <w:pPr>
        <w:pStyle w:val="ListParagraph"/>
        <w:numPr>
          <w:ilvl w:val="2"/>
          <w:numId w:val="2"/>
        </w:numPr>
        <w:jc w:val="both"/>
        <w:rPr>
          <w:ins w:id="10" w:author="Microsoft Word" w:date="2026-03-08T11:04:00Z" w16du:dateUtc="2026-03-08T04:04:00Z"/>
          <w:rFonts w:ascii="Comic Sans MS" w:hAnsi="Comic Sans MS"/>
        </w:rPr>
      </w:pPr>
      <w:ins w:id="11" w:author="Microsoft Word" w:date="2026-03-08T11:04:00Z" w16du:dateUtc="2026-03-08T04:04:00Z">
        <w:r w:rsidRPr="00953E52">
          <w:rPr>
            <w:rFonts w:ascii="Comic Sans MS" w:hAnsi="Comic Sans MS"/>
            <w:b/>
            <w:bCs/>
          </w:rPr>
          <w:t>Ground Anchor</w:t>
        </w:r>
        <w:r>
          <w:rPr>
            <w:rFonts w:ascii="Comic Sans MS" w:hAnsi="Comic Sans MS"/>
            <w:b/>
            <w:bCs/>
          </w:rPr>
          <w:t xml:space="preserve">: </w:t>
        </w:r>
        <w:r w:rsidRPr="00953E52">
          <w:rPr>
            <w:rFonts w:ascii="Comic Sans MS" w:hAnsi="Comic Sans MS"/>
          </w:rPr>
          <w:t>Hayami stomps the ground, sending a ripple of stone that travels along the floor toward an enemy, erupting under their feet to lock them in place. A trap move, not an attack.</w:t>
        </w:r>
      </w:ins>
    </w:p>
    <w:p w14:paraId="2E630ABA" w14:textId="1A899D88" w:rsidR="000E24EC" w:rsidRPr="00953E52" w:rsidRDefault="00953E52" w:rsidP="00953E52">
      <w:pPr>
        <w:pStyle w:val="ListParagraph"/>
        <w:numPr>
          <w:ilvl w:val="2"/>
          <w:numId w:val="2"/>
        </w:numPr>
        <w:jc w:val="both"/>
        <w:rPr>
          <w:rFonts w:ascii="Comic Sans MS" w:hAnsi="Comic Sans MS"/>
        </w:rPr>
      </w:pPr>
      <w:ins w:id="12" w:author="Microsoft Word" w:date="2026-03-08T11:04:00Z" w16du:dateUtc="2026-03-08T04:04:00Z">
        <w:r w:rsidRPr="00953E52">
          <w:rPr>
            <w:rFonts w:ascii="Comic Sans MS" w:hAnsi="Comic Sans MS"/>
            <w:b/>
            <w:bCs/>
          </w:rPr>
          <w:t>Rock Skin</w:t>
        </w:r>
        <w:r>
          <w:rPr>
            <w:rFonts w:ascii="Comic Sans MS" w:hAnsi="Comic Sans MS"/>
            <w:b/>
            <w:bCs/>
          </w:rPr>
          <w:t xml:space="preserve">: </w:t>
        </w:r>
        <w:r w:rsidRPr="00953E52">
          <w:rPr>
            <w:rFonts w:ascii="Comic Sans MS" w:hAnsi="Comic Sans MS"/>
          </w:rPr>
          <w:t xml:space="preserve">Hayami coats parts of their body in a thin layer of compressed stone, reinforcing their durability </w:t>
        </w:r>
      </w:ins>
      <w:r w:rsidRPr="00953E52">
        <w:rPr>
          <w:rFonts w:ascii="Comic Sans MS" w:hAnsi="Comic Sans MS"/>
        </w:rPr>
        <w:t xml:space="preserve">for </w:t>
      </w:r>
      <w:proofErr w:type="spellStart"/>
      <w:r w:rsidR="000E24EC" w:rsidRPr="000E24EC">
        <w:rPr>
          <w:rFonts w:ascii="Comic Sans MS" w:hAnsi="Comic Sans MS"/>
        </w:rPr>
        <w:t>protection</w:t>
      </w:r>
      <w:ins w:id="13" w:author="Microsoft Word" w:date="2026-03-08T11:04:00Z" w16du:dateUtc="2026-03-08T04:04:00Z">
        <w:r w:rsidRPr="00953E52">
          <w:rPr>
            <w:rFonts w:ascii="Comic Sans MS" w:hAnsi="Comic Sans MS"/>
          </w:rPr>
          <w:t>close</w:t>
        </w:r>
        <w:proofErr w:type="spellEnd"/>
        <w:r w:rsidRPr="00953E52">
          <w:rPr>
            <w:rFonts w:ascii="Comic Sans MS" w:hAnsi="Comic Sans MS"/>
          </w:rPr>
          <w:t>-range trading. Slows them slightly but makes hits hit back</w:t>
        </w:r>
      </w:ins>
      <w:r w:rsidRPr="00953E52">
        <w:rPr>
          <w:rFonts w:ascii="Comic Sans MS" w:hAnsi="Comic Sans MS"/>
          <w:i/>
          <w:iCs/>
        </w:rPr>
        <w:t>.</w:t>
      </w:r>
    </w:p>
    <w:p w14:paraId="289F4130" w14:textId="3EECA72E" w:rsidR="000E24EC" w:rsidRPr="000E24EC" w:rsidRDefault="000E24EC" w:rsidP="00412EC6">
      <w:pPr>
        <w:numPr>
          <w:ilvl w:val="0"/>
          <w:numId w:val="2"/>
        </w:numPr>
        <w:jc w:val="both"/>
        <w:rPr>
          <w:rFonts w:ascii="Comic Sans MS" w:hAnsi="Comic Sans MS"/>
        </w:rPr>
      </w:pPr>
      <w:r w:rsidRPr="000E24EC">
        <w:rPr>
          <w:rFonts w:ascii="Comic Sans MS" w:hAnsi="Comic Sans MS"/>
          <w:b/>
          <w:bCs/>
        </w:rPr>
        <w:t>Tier 2: Earthquake</w:t>
      </w:r>
      <w:r w:rsidR="00412EC6" w:rsidRPr="00412EC6">
        <w:rPr>
          <w:rFonts w:ascii="Comic Sans MS" w:hAnsi="Comic Sans MS"/>
          <w:b/>
          <w:bCs/>
        </w:rPr>
        <w:t xml:space="preserve"> </w:t>
      </w:r>
      <w:r w:rsidR="00412EC6">
        <w:rPr>
          <w:rFonts w:ascii="Comic Sans MS" w:hAnsi="Comic Sans MS"/>
          <w:b/>
          <w:bCs/>
        </w:rPr>
        <w:t>Hayami</w:t>
      </w:r>
    </w:p>
    <w:p w14:paraId="00948A16" w14:textId="765EA23F" w:rsidR="000E24EC" w:rsidRDefault="000E24EC" w:rsidP="00412EC6">
      <w:pPr>
        <w:numPr>
          <w:ilvl w:val="1"/>
          <w:numId w:val="2"/>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Hayami</w:t>
      </w:r>
      <w:r w:rsidRPr="000E24EC">
        <w:rPr>
          <w:rFonts w:ascii="Comic Sans MS" w:hAnsi="Comic Sans MS"/>
        </w:rPr>
        <w:t xml:space="preserve"> </w:t>
      </w:r>
      <w:proofErr w:type="spellStart"/>
      <w:r w:rsidRPr="000E24EC">
        <w:rPr>
          <w:rFonts w:ascii="Comic Sans MS" w:hAnsi="Comic Sans MS"/>
        </w:rPr>
        <w:t>needed</w:t>
      </w:r>
      <w:ins w:id="14" w:author="Microsoft Word" w:date="2026-03-08T11:04:00Z" w16du:dateUtc="2026-03-08T04:04:00Z">
        <w:r w:rsidR="00BB414B">
          <w:rPr>
            <w:rFonts w:ascii="Comic Sans MS" w:hAnsi="Comic Sans MS"/>
          </w:rPr>
          <w:t>there’s</w:t>
        </w:r>
        <w:proofErr w:type="spellEnd"/>
        <w:r w:rsidR="00BB414B">
          <w:rPr>
            <w:rFonts w:ascii="Comic Sans MS" w:hAnsi="Comic Sans MS"/>
          </w:rPr>
          <w:t xml:space="preserve"> a desperate</w:t>
        </w:r>
        <w:r w:rsidRPr="000E24EC">
          <w:rPr>
            <w:rFonts w:ascii="Comic Sans MS" w:hAnsi="Comic Sans MS"/>
          </w:rPr>
          <w:t xml:space="preserve"> need</w:t>
        </w:r>
      </w:ins>
      <w:r w:rsidR="00BB414B">
        <w:rPr>
          <w:rFonts w:ascii="Comic Sans MS" w:hAnsi="Comic Sans MS"/>
        </w:rPr>
        <w:t xml:space="preserve"> </w:t>
      </w:r>
      <w:r w:rsidRPr="000E24EC">
        <w:rPr>
          <w:rFonts w:ascii="Comic Sans MS" w:hAnsi="Comic Sans MS"/>
        </w:rPr>
        <w:t>to protect</w:t>
      </w:r>
      <w:r>
        <w:rPr>
          <w:rFonts w:ascii="Comic Sans MS" w:hAnsi="Comic Sans MS"/>
        </w:rPr>
        <w:t xml:space="preserve"> their </w:t>
      </w:r>
      <w:proofErr w:type="spellStart"/>
      <w:r w:rsidRPr="000E24EC">
        <w:rPr>
          <w:rFonts w:ascii="Comic Sans MS" w:hAnsi="Comic Sans MS"/>
        </w:rPr>
        <w:t>friends</w:t>
      </w:r>
      <w:ins w:id="15" w:author="Microsoft Word" w:date="2026-03-08T11:04:00Z" w16du:dateUtc="2026-03-08T04:04:00Z">
        <w:r w:rsidR="00BB414B">
          <w:rPr>
            <w:rFonts w:ascii="Comic Sans MS" w:hAnsi="Comic Sans MS"/>
          </w:rPr>
          <w:t>someone</w:t>
        </w:r>
        <w:proofErr w:type="spellEnd"/>
        <w:r w:rsidR="00BB414B">
          <w:rPr>
            <w:rFonts w:ascii="Comic Sans MS" w:hAnsi="Comic Sans MS"/>
          </w:rPr>
          <w:t>/people</w:t>
        </w:r>
      </w:ins>
      <w:r w:rsidRPr="000E24EC">
        <w:rPr>
          <w:rFonts w:ascii="Comic Sans MS" w:hAnsi="Comic Sans MS"/>
        </w:rPr>
        <w:t xml:space="preserve"> from </w:t>
      </w:r>
      <w:r w:rsidR="00412EC6">
        <w:rPr>
          <w:rFonts w:ascii="Comic Sans MS" w:hAnsi="Comic Sans MS"/>
        </w:rPr>
        <w:t>grave danger</w:t>
      </w:r>
      <w:r w:rsidRPr="000E24EC">
        <w:rPr>
          <w:rFonts w:ascii="Comic Sans MS" w:hAnsi="Comic Sans MS"/>
        </w:rPr>
        <w:t>.</w:t>
      </w:r>
    </w:p>
    <w:p w14:paraId="3CEF4B6D" w14:textId="12A051E8" w:rsidR="00D15AF2" w:rsidRPr="00A10BE1" w:rsidRDefault="00D15AF2" w:rsidP="00A10BE1">
      <w:pPr>
        <w:pStyle w:val="ListParagraph"/>
        <w:numPr>
          <w:ilvl w:val="1"/>
          <w:numId w:val="2"/>
        </w:numPr>
        <w:rPr>
          <w:rFonts w:ascii="Comic Sans MS" w:hAnsi="Comic Sans MS"/>
        </w:rPr>
      </w:pPr>
      <w:r w:rsidRPr="00A10BE1">
        <w:rPr>
          <w:rFonts w:ascii="Comic Sans MS" w:hAnsi="Comic Sans MS"/>
          <w:b/>
          <w:bCs/>
        </w:rPr>
        <w:t>Personality:</w:t>
      </w:r>
      <w:r w:rsidRPr="00A10BE1">
        <w:rPr>
          <w:rFonts w:ascii="Comic Sans MS" w:hAnsi="Comic Sans MS"/>
        </w:rPr>
        <w:t xml:space="preserve"> </w:t>
      </w:r>
      <w:ins w:id="16" w:author="Microsoft Word" w:date="2026-03-08T11:04:00Z" w16du:dateUtc="2026-03-08T04:04:00Z">
        <w:r w:rsidR="00A10BE1" w:rsidRPr="00A10BE1">
          <w:rPr>
            <w:rFonts w:ascii="Comic Sans MS" w:hAnsi="Comic Sans MS"/>
          </w:rPr>
          <w:t xml:space="preserve">Grounded, Stubborn, Immovably </w:t>
        </w:r>
      </w:ins>
      <w:r w:rsidR="00A10BE1" w:rsidRPr="00A10BE1">
        <w:rPr>
          <w:rFonts w:ascii="Comic Sans MS" w:hAnsi="Comic Sans MS"/>
        </w:rPr>
        <w:t xml:space="preserve">Protective, </w:t>
      </w:r>
      <w:r>
        <w:rPr>
          <w:rFonts w:ascii="Comic Sans MS" w:hAnsi="Comic Sans MS"/>
        </w:rPr>
        <w:t>grounding</w:t>
      </w:r>
      <w:r w:rsidRPr="000E24EC">
        <w:rPr>
          <w:rFonts w:ascii="Comic Sans MS" w:hAnsi="Comic Sans MS"/>
        </w:rPr>
        <w:t xml:space="preserve">, and </w:t>
      </w:r>
      <w:r>
        <w:rPr>
          <w:rFonts w:ascii="Comic Sans MS" w:hAnsi="Comic Sans MS"/>
        </w:rPr>
        <w:t>level-</w:t>
      </w:r>
      <w:proofErr w:type="spellStart"/>
      <w:proofErr w:type="gramStart"/>
      <w:r>
        <w:rPr>
          <w:rFonts w:ascii="Comic Sans MS" w:hAnsi="Comic Sans MS"/>
        </w:rPr>
        <w:t>headed</w:t>
      </w:r>
      <w:r w:rsidRPr="000E24EC">
        <w:rPr>
          <w:rFonts w:ascii="Comic Sans MS" w:hAnsi="Comic Sans MS"/>
        </w:rPr>
        <w:t>.</w:t>
      </w:r>
      <w:ins w:id="17" w:author="Microsoft Word" w:date="2026-03-08T11:04:00Z" w16du:dateUtc="2026-03-08T04:04:00Z">
        <w:r w:rsidR="00A10BE1" w:rsidRPr="00A10BE1">
          <w:rPr>
            <w:rFonts w:ascii="Comic Sans MS" w:hAnsi="Comic Sans MS"/>
          </w:rPr>
          <w:t>Patient</w:t>
        </w:r>
        <w:proofErr w:type="spellEnd"/>
        <w:proofErr w:type="gramEnd"/>
        <w:r w:rsidRPr="00A10BE1">
          <w:rPr>
            <w:rFonts w:ascii="Comic Sans MS" w:hAnsi="Comic Sans MS"/>
          </w:rPr>
          <w:t>.</w:t>
        </w:r>
      </w:ins>
      <w:r w:rsidRPr="00A10BE1">
        <w:rPr>
          <w:rFonts w:ascii="Comic Sans MS" w:hAnsi="Comic Sans MS"/>
        </w:rPr>
        <w:t xml:space="preserve"> They are a natural leader.</w:t>
      </w:r>
    </w:p>
    <w:p w14:paraId="5D821195" w14:textId="38C926F8" w:rsidR="000E24EC" w:rsidRPr="000E24EC" w:rsidRDefault="000E24EC" w:rsidP="00412EC6">
      <w:pPr>
        <w:numPr>
          <w:ilvl w:val="1"/>
          <w:numId w:val="2"/>
        </w:numPr>
        <w:jc w:val="both"/>
        <w:rPr>
          <w:rFonts w:ascii="Comic Sans MS" w:hAnsi="Comic Sans MS"/>
        </w:rPr>
      </w:pPr>
      <w:r w:rsidRPr="000E24EC">
        <w:rPr>
          <w:rFonts w:ascii="Comic Sans MS" w:hAnsi="Comic Sans MS"/>
          <w:b/>
          <w:bCs/>
        </w:rPr>
        <w:lastRenderedPageBreak/>
        <w:t>Appearance:</w:t>
      </w:r>
      <w:r w:rsidRPr="000E24EC">
        <w:rPr>
          <w:rFonts w:ascii="Comic Sans MS" w:hAnsi="Comic Sans MS"/>
        </w:rPr>
        <w:t xml:space="preserve"> Donned in </w:t>
      </w:r>
      <w:r w:rsidR="00695BF9">
        <w:rPr>
          <w:rFonts w:ascii="Comic Sans MS" w:hAnsi="Comic Sans MS"/>
        </w:rPr>
        <w:t>dark brown</w:t>
      </w:r>
      <w:r w:rsidR="007F4DB9">
        <w:rPr>
          <w:rFonts w:ascii="Comic Sans MS" w:hAnsi="Comic Sans MS"/>
        </w:rPr>
        <w:t xml:space="preserve"> </w:t>
      </w:r>
      <w:r w:rsidR="00695BF9">
        <w:rPr>
          <w:rFonts w:ascii="Comic Sans MS" w:hAnsi="Comic Sans MS"/>
        </w:rPr>
        <w:t xml:space="preserve">looks almost black </w:t>
      </w:r>
      <w:r w:rsidR="007F4DB9">
        <w:rPr>
          <w:rFonts w:ascii="Comic Sans MS" w:hAnsi="Comic Sans MS"/>
        </w:rPr>
        <w:t>(#</w:t>
      </w:r>
      <w:r w:rsidR="00695BF9">
        <w:rPr>
          <w:rFonts w:ascii="Comic Sans MS" w:hAnsi="Comic Sans MS"/>
        </w:rPr>
        <w:t>28180F</w:t>
      </w:r>
      <w:r w:rsidR="007F4DB9">
        <w:rPr>
          <w:rFonts w:ascii="Comic Sans MS" w:hAnsi="Comic Sans MS"/>
        </w:rPr>
        <w:t>)</w:t>
      </w:r>
      <w:r w:rsidR="00CC23C6">
        <w:rPr>
          <w:rFonts w:ascii="Comic Sans MS" w:hAnsi="Comic Sans MS"/>
        </w:rPr>
        <w:t>,</w:t>
      </w:r>
      <w:r w:rsidR="00D15AF2">
        <w:rPr>
          <w:rFonts w:ascii="Comic Sans MS" w:hAnsi="Comic Sans MS"/>
        </w:rPr>
        <w:t xml:space="preserve"> brown</w:t>
      </w:r>
      <w:r w:rsidR="001D56C6">
        <w:rPr>
          <w:rFonts w:ascii="Comic Sans MS" w:hAnsi="Comic Sans MS"/>
        </w:rPr>
        <w:t xml:space="preserve"> (</w:t>
      </w:r>
      <w:r w:rsidR="00E6011F">
        <w:rPr>
          <w:rFonts w:ascii="Comic Sans MS" w:hAnsi="Comic Sans MS"/>
        </w:rPr>
        <w:t>#9F651A</w:t>
      </w:r>
      <w:r w:rsidR="001D56C6">
        <w:rPr>
          <w:rFonts w:ascii="Comic Sans MS" w:hAnsi="Comic Sans MS"/>
        </w:rPr>
        <w:t>)</w:t>
      </w:r>
      <w:r w:rsidR="00CC23C6">
        <w:rPr>
          <w:rFonts w:ascii="Comic Sans MS" w:hAnsi="Comic Sans MS"/>
        </w:rPr>
        <w:t>,</w:t>
      </w:r>
      <w:r w:rsidRPr="000E24EC">
        <w:rPr>
          <w:rFonts w:ascii="Comic Sans MS" w:hAnsi="Comic Sans MS"/>
        </w:rPr>
        <w:t xml:space="preserve"> and </w:t>
      </w:r>
      <w:r w:rsidR="000E3CAB">
        <w:rPr>
          <w:rFonts w:ascii="Comic Sans MS" w:hAnsi="Comic Sans MS"/>
        </w:rPr>
        <w:t xml:space="preserve">yellow </w:t>
      </w:r>
      <w:r w:rsidR="00E6011F">
        <w:rPr>
          <w:rFonts w:ascii="Comic Sans MS" w:hAnsi="Comic Sans MS"/>
        </w:rPr>
        <w:t>(#</w:t>
      </w:r>
      <w:r w:rsidR="000E3CAB">
        <w:rPr>
          <w:rFonts w:ascii="Comic Sans MS" w:hAnsi="Comic Sans MS"/>
        </w:rPr>
        <w:t>FFF</w:t>
      </w:r>
      <w:r w:rsidR="00FD41E4">
        <w:rPr>
          <w:rFonts w:ascii="Comic Sans MS" w:hAnsi="Comic Sans MS"/>
        </w:rPr>
        <w:t>4AE</w:t>
      </w:r>
      <w:r w:rsidR="00E6011F">
        <w:rPr>
          <w:rFonts w:ascii="Comic Sans MS" w:hAnsi="Comic Sans MS"/>
        </w:rPr>
        <w:t>)</w:t>
      </w:r>
      <w:r w:rsidRPr="000E24EC">
        <w:rPr>
          <w:rFonts w:ascii="Comic Sans MS" w:hAnsi="Comic Sans MS"/>
        </w:rPr>
        <w:t xml:space="preserve"> </w:t>
      </w:r>
      <w:r w:rsidR="00412EC6">
        <w:rPr>
          <w:rFonts w:ascii="Comic Sans MS" w:hAnsi="Comic Sans MS"/>
        </w:rPr>
        <w:t>outfits</w:t>
      </w:r>
      <w:r w:rsidR="002140CB">
        <w:rPr>
          <w:rFonts w:ascii="Comic Sans MS" w:hAnsi="Comic Sans MS"/>
        </w:rPr>
        <w:t>, now</w:t>
      </w:r>
      <w:r w:rsidR="00412EC6">
        <w:rPr>
          <w:rFonts w:ascii="Comic Sans MS" w:hAnsi="Comic Sans MS"/>
        </w:rPr>
        <w:t xml:space="preserve"> </w:t>
      </w:r>
      <w:r w:rsidRPr="000E24EC">
        <w:rPr>
          <w:rFonts w:ascii="Comic Sans MS" w:hAnsi="Comic Sans MS"/>
        </w:rPr>
        <w:t xml:space="preserve">with a </w:t>
      </w:r>
      <w:r w:rsidR="00412EC6">
        <w:rPr>
          <w:rFonts w:ascii="Comic Sans MS" w:hAnsi="Comic Sans MS"/>
        </w:rPr>
        <w:t xml:space="preserve">matching color </w:t>
      </w:r>
      <w:r w:rsidRPr="000E24EC">
        <w:rPr>
          <w:rFonts w:ascii="Comic Sans MS" w:hAnsi="Comic Sans MS"/>
        </w:rPr>
        <w:t>rock gauntlet.</w:t>
      </w:r>
      <w:r w:rsidR="00D15AF2">
        <w:rPr>
          <w:rFonts w:ascii="Comic Sans MS" w:hAnsi="Comic Sans MS"/>
        </w:rPr>
        <w:t xml:space="preserve"> Their eyes turn hazel brown.</w:t>
      </w:r>
    </w:p>
    <w:p w14:paraId="61E965AF" w14:textId="7BD05BD3" w:rsidR="000E24EC" w:rsidRPr="000E24EC" w:rsidRDefault="000E24EC" w:rsidP="00412EC6">
      <w:pPr>
        <w:numPr>
          <w:ilvl w:val="1"/>
          <w:numId w:val="2"/>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can manipulate the ground on a massive scale.</w:t>
      </w:r>
      <w:r>
        <w:rPr>
          <w:rFonts w:ascii="Comic Sans MS" w:hAnsi="Comic Sans MS"/>
        </w:rPr>
        <w:t xml:space="preserve"> they </w:t>
      </w:r>
      <w:r w:rsidRPr="000E24EC">
        <w:rPr>
          <w:rFonts w:ascii="Comic Sans MS" w:hAnsi="Comic Sans MS"/>
        </w:rPr>
        <w:t xml:space="preserve">create golems (rock monsters) to fight for </w:t>
      </w:r>
      <w:r>
        <w:rPr>
          <w:rFonts w:ascii="Comic Sans MS" w:hAnsi="Comic Sans MS"/>
        </w:rPr>
        <w:t>the</w:t>
      </w:r>
      <w:r w:rsidRPr="000E24EC">
        <w:rPr>
          <w:rFonts w:ascii="Comic Sans MS" w:hAnsi="Comic Sans MS"/>
        </w:rPr>
        <w:t>m.</w:t>
      </w:r>
    </w:p>
    <w:p w14:paraId="51EEC6BC" w14:textId="77777777" w:rsidR="000E24EC" w:rsidRPr="000E24EC" w:rsidRDefault="000E24EC" w:rsidP="00412EC6">
      <w:pPr>
        <w:numPr>
          <w:ilvl w:val="1"/>
          <w:numId w:val="2"/>
        </w:numPr>
        <w:jc w:val="both"/>
        <w:rPr>
          <w:rFonts w:ascii="Comic Sans MS" w:hAnsi="Comic Sans MS"/>
        </w:rPr>
      </w:pPr>
      <w:r w:rsidRPr="000E24EC">
        <w:rPr>
          <w:rFonts w:ascii="Comic Sans MS" w:hAnsi="Comic Sans MS"/>
          <w:b/>
          <w:bCs/>
        </w:rPr>
        <w:t>Signature Moves:</w:t>
      </w:r>
    </w:p>
    <w:p w14:paraId="504B042B" w14:textId="084A2022" w:rsidR="000E24EC" w:rsidRPr="000E24EC" w:rsidRDefault="000E24EC" w:rsidP="00412EC6">
      <w:pPr>
        <w:numPr>
          <w:ilvl w:val="2"/>
          <w:numId w:val="2"/>
        </w:numPr>
        <w:jc w:val="both"/>
        <w:rPr>
          <w:rFonts w:ascii="Comic Sans MS" w:hAnsi="Comic Sans MS"/>
        </w:rPr>
      </w:pPr>
      <w:r w:rsidRPr="000E24EC">
        <w:rPr>
          <w:rFonts w:ascii="Comic Sans MS" w:hAnsi="Comic Sans MS"/>
          <w:i/>
          <w:iCs/>
        </w:rPr>
        <w:t>Earth Golem:</w:t>
      </w:r>
      <w:r w:rsidRPr="000E24EC">
        <w:rPr>
          <w:rFonts w:ascii="Comic Sans MS" w:hAnsi="Comic Sans MS"/>
        </w:rPr>
        <w:t xml:space="preserve"> Summons a giant monster made of rocks to fight as a tank.</w:t>
      </w:r>
    </w:p>
    <w:p w14:paraId="68EBD8B5" w14:textId="334776C8" w:rsidR="000E24EC" w:rsidRDefault="000E24EC" w:rsidP="00412EC6">
      <w:pPr>
        <w:numPr>
          <w:ilvl w:val="2"/>
          <w:numId w:val="2"/>
        </w:numPr>
        <w:jc w:val="both"/>
        <w:rPr>
          <w:rFonts w:ascii="Comic Sans MS" w:hAnsi="Comic Sans MS"/>
        </w:rPr>
      </w:pPr>
      <w:r w:rsidRPr="000E24EC">
        <w:rPr>
          <w:rFonts w:ascii="Comic Sans MS" w:hAnsi="Comic Sans MS"/>
          <w:i/>
          <w:iCs/>
        </w:rPr>
        <w:t>Quake Punch:</w:t>
      </w:r>
      <w:r w:rsidRPr="000E24EC">
        <w:rPr>
          <w:rFonts w:ascii="Comic Sans MS" w:hAnsi="Comic Sans MS"/>
        </w:rPr>
        <w:t xml:space="preserve"> A punch so heavy it shatters the ground and generates shockwaves.</w:t>
      </w:r>
    </w:p>
    <w:p w14:paraId="3AB18C1F" w14:textId="77777777" w:rsidR="00FC2B8C" w:rsidRDefault="00FC2B8C" w:rsidP="002445D7">
      <w:pPr>
        <w:numPr>
          <w:ilvl w:val="2"/>
          <w:numId w:val="2"/>
        </w:numPr>
        <w:spacing w:after="0"/>
        <w:jc w:val="both"/>
        <w:rPr>
          <w:ins w:id="18" w:author="Microsoft Word" w:date="2026-03-08T11:04:00Z" w16du:dateUtc="2026-03-08T04:04:00Z"/>
          <w:rFonts w:ascii="Comic Sans MS" w:hAnsi="Comic Sans MS"/>
        </w:rPr>
      </w:pPr>
      <w:ins w:id="19" w:author="Microsoft Word" w:date="2026-03-08T11:04:00Z" w16du:dateUtc="2026-03-08T04:04:00Z">
        <w:r w:rsidRPr="00FC2B8C">
          <w:rPr>
            <w:rFonts w:ascii="Comic Sans MS" w:hAnsi="Comic Sans MS"/>
            <w:b/>
            <w:bCs/>
          </w:rPr>
          <w:t>Earth Golem</w:t>
        </w:r>
        <w:r>
          <w:rPr>
            <w:rFonts w:ascii="Comic Sans MS" w:hAnsi="Comic Sans MS"/>
            <w:b/>
            <w:bCs/>
          </w:rPr>
          <w:t xml:space="preserve">: </w:t>
        </w:r>
        <w:r w:rsidRPr="00FC2B8C">
          <w:rPr>
            <w:rFonts w:ascii="Comic Sans MS" w:hAnsi="Comic Sans MS"/>
          </w:rPr>
          <w:t>Hayami slams the ground with both fists, constructing a massive golem from the terrain itself. The golem acts autonomously as a frontline tank, absorbing hits and bulldozing enemies while Hayami coordinates from behind. A general commanding their soldier.</w:t>
        </w:r>
      </w:ins>
    </w:p>
    <w:p w14:paraId="3C8B3115" w14:textId="77777777" w:rsidR="00FC2B8C" w:rsidRDefault="00FC2B8C" w:rsidP="002445D7">
      <w:pPr>
        <w:numPr>
          <w:ilvl w:val="2"/>
          <w:numId w:val="2"/>
        </w:numPr>
        <w:spacing w:after="0"/>
        <w:jc w:val="both"/>
        <w:rPr>
          <w:ins w:id="20" w:author="Microsoft Word" w:date="2026-03-08T11:04:00Z" w16du:dateUtc="2026-03-08T04:04:00Z"/>
          <w:rFonts w:ascii="Comic Sans MS" w:hAnsi="Comic Sans MS"/>
        </w:rPr>
      </w:pPr>
      <w:ins w:id="21" w:author="Microsoft Word" w:date="2026-03-08T11:04:00Z" w16du:dateUtc="2026-03-08T04:04:00Z">
        <w:r w:rsidRPr="00FC2B8C">
          <w:rPr>
            <w:rFonts w:ascii="Comic Sans MS" w:hAnsi="Comic Sans MS"/>
            <w:b/>
            <w:bCs/>
          </w:rPr>
          <w:t>Quake Punch</w:t>
        </w:r>
        <w:r>
          <w:rPr>
            <w:rFonts w:ascii="Comic Sans MS" w:hAnsi="Comic Sans MS"/>
            <w:b/>
            <w:bCs/>
          </w:rPr>
          <w:t xml:space="preserve">: </w:t>
        </w:r>
        <w:r w:rsidRPr="00FC2B8C">
          <w:rPr>
            <w:rFonts w:ascii="Comic Sans MS" w:hAnsi="Comic Sans MS"/>
          </w:rPr>
          <w:t>A single, slow, deliberate punch into the ground. The impact sends a massive shockwave radiating outward in all directions, cracking the earth and launching anyone caught in the radius. No rage — just weight.</w:t>
        </w:r>
      </w:ins>
    </w:p>
    <w:p w14:paraId="24C4EB4F" w14:textId="77777777" w:rsidR="00FC2B8C" w:rsidRDefault="00FC2B8C" w:rsidP="002445D7">
      <w:pPr>
        <w:numPr>
          <w:ilvl w:val="2"/>
          <w:numId w:val="2"/>
        </w:numPr>
        <w:spacing w:after="0"/>
        <w:jc w:val="both"/>
        <w:rPr>
          <w:ins w:id="22" w:author="Microsoft Word" w:date="2026-03-08T11:04:00Z" w16du:dateUtc="2026-03-08T04:04:00Z"/>
          <w:rFonts w:ascii="Comic Sans MS" w:hAnsi="Comic Sans MS"/>
        </w:rPr>
      </w:pPr>
      <w:ins w:id="23" w:author="Microsoft Word" w:date="2026-03-08T11:04:00Z" w16du:dateUtc="2026-03-08T04:04:00Z">
        <w:r w:rsidRPr="00FC2B8C">
          <w:rPr>
            <w:rFonts w:ascii="Comic Sans MS" w:hAnsi="Comic Sans MS"/>
            <w:b/>
            <w:bCs/>
          </w:rPr>
          <w:t>Tectonic Crush</w:t>
        </w:r>
        <w:r>
          <w:rPr>
            <w:rFonts w:ascii="Comic Sans MS" w:hAnsi="Comic Sans MS"/>
            <w:b/>
            <w:bCs/>
          </w:rPr>
          <w:t xml:space="preserve">: </w:t>
        </w:r>
        <w:r w:rsidRPr="00FC2B8C">
          <w:rPr>
            <w:rFonts w:ascii="Comic Sans MS" w:hAnsi="Comic Sans MS"/>
          </w:rPr>
          <w:t>Hayami raises two pillars of rock on either side of a target and slams them together like a vice. Up close, it's a grab — at range, it's a trap. Used to incapacitate rather than kill.</w:t>
        </w:r>
      </w:ins>
    </w:p>
    <w:p w14:paraId="45A35C33" w14:textId="30DF439E" w:rsidR="00FC2B8C" w:rsidRPr="00FC2B8C" w:rsidRDefault="00FC2B8C" w:rsidP="002445D7">
      <w:pPr>
        <w:numPr>
          <w:ilvl w:val="2"/>
          <w:numId w:val="2"/>
        </w:numPr>
        <w:jc w:val="both"/>
        <w:rPr>
          <w:ins w:id="24" w:author="Microsoft Word" w:date="2026-03-08T11:04:00Z" w16du:dateUtc="2026-03-08T04:04:00Z"/>
          <w:rFonts w:ascii="Comic Sans MS" w:hAnsi="Comic Sans MS"/>
        </w:rPr>
      </w:pPr>
      <w:ins w:id="25" w:author="Microsoft Word" w:date="2026-03-08T11:04:00Z" w16du:dateUtc="2026-03-08T04:04:00Z">
        <w:r w:rsidRPr="00FC2B8C">
          <w:rPr>
            <w:rFonts w:ascii="Comic Sans MS" w:hAnsi="Comic Sans MS"/>
            <w:b/>
            <w:bCs/>
          </w:rPr>
          <w:t>Fortress Field</w:t>
        </w:r>
        <w:r>
          <w:rPr>
            <w:rFonts w:ascii="Comic Sans MS" w:hAnsi="Comic Sans MS"/>
            <w:b/>
            <w:bCs/>
          </w:rPr>
          <w:t>:</w:t>
        </w:r>
        <w:r>
          <w:rPr>
            <w:rFonts w:ascii="Comic Sans MS" w:hAnsi="Comic Sans MS"/>
          </w:rPr>
          <w:t xml:space="preserve"> </w:t>
        </w:r>
        <w:r w:rsidRPr="00FC2B8C">
          <w:rPr>
            <w:rFonts w:ascii="Comic Sans MS" w:hAnsi="Comic Sans MS"/>
          </w:rPr>
          <w:t>Hayami plants their feet and raises a full ring of rock walls around an area, creating a temporary walled arena. Can be used to protect allies, trap enemies, or cut off escape routes. The move of someone thinking three steps ahead.</w:t>
        </w:r>
      </w:ins>
    </w:p>
    <w:p w14:paraId="6E410787" w14:textId="255E86D5" w:rsidR="00412EC6" w:rsidRPr="00FC2B8C" w:rsidRDefault="00412EC6" w:rsidP="00FC2B8C">
      <w:pPr>
        <w:pStyle w:val="ListParagraph"/>
        <w:numPr>
          <w:ilvl w:val="0"/>
          <w:numId w:val="2"/>
        </w:numPr>
        <w:jc w:val="both"/>
        <w:rPr>
          <w:rFonts w:ascii="Comic Sans MS" w:hAnsi="Comic Sans MS"/>
        </w:rPr>
      </w:pPr>
      <w:r w:rsidRPr="00FC2B8C">
        <w:rPr>
          <w:rFonts w:ascii="Comic Sans MS" w:hAnsi="Comic Sans MS"/>
          <w:b/>
          <w:bCs/>
        </w:rPr>
        <w:t>Tier 3: Crystal Hayami</w:t>
      </w:r>
    </w:p>
    <w:p w14:paraId="5C1A7D42" w14:textId="1BE9E63E" w:rsidR="00412EC6" w:rsidRPr="000E24EC" w:rsidRDefault="00412EC6" w:rsidP="00412EC6">
      <w:pPr>
        <w:numPr>
          <w:ilvl w:val="1"/>
          <w:numId w:val="2"/>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3AE597F5" w14:textId="57A49632" w:rsidR="000E24EC" w:rsidRPr="000E24EC" w:rsidRDefault="000E24EC" w:rsidP="00412EC6">
      <w:pPr>
        <w:jc w:val="both"/>
        <w:rPr>
          <w:rFonts w:ascii="Comic Sans MS" w:hAnsi="Comic Sans MS"/>
          <w:b/>
          <w:bCs/>
        </w:rPr>
      </w:pPr>
      <w:r w:rsidRPr="000E24EC">
        <w:rPr>
          <w:rFonts w:ascii="Comic Sans MS" w:hAnsi="Comic Sans MS"/>
          <w:b/>
          <w:bCs/>
        </w:rPr>
        <w:t xml:space="preserve">2. Lightning Element </w:t>
      </w:r>
    </w:p>
    <w:p w14:paraId="150363AE" w14:textId="3CF4B0E2" w:rsidR="000E24EC" w:rsidRPr="000E24EC" w:rsidRDefault="000E24EC" w:rsidP="00412EC6">
      <w:pPr>
        <w:jc w:val="both"/>
        <w:rPr>
          <w:rFonts w:ascii="Comic Sans MS" w:hAnsi="Comic Sans MS"/>
        </w:rPr>
      </w:pPr>
      <w:r w:rsidRPr="000E24EC">
        <w:rPr>
          <w:rFonts w:ascii="Comic Sans MS" w:hAnsi="Comic Sans MS"/>
        </w:rPr>
        <w:t>The element of speed and precision. This form is the main offensive striker.</w:t>
      </w:r>
    </w:p>
    <w:p w14:paraId="3E13BD3D" w14:textId="638CE26B" w:rsidR="000E24EC" w:rsidRPr="000E24EC" w:rsidRDefault="000E24EC" w:rsidP="00412EC6">
      <w:pPr>
        <w:numPr>
          <w:ilvl w:val="0"/>
          <w:numId w:val="3"/>
        </w:numPr>
        <w:jc w:val="both"/>
        <w:rPr>
          <w:rFonts w:ascii="Comic Sans MS" w:hAnsi="Comic Sans MS"/>
        </w:rPr>
      </w:pPr>
      <w:r w:rsidRPr="000E24EC">
        <w:rPr>
          <w:rFonts w:ascii="Comic Sans MS" w:hAnsi="Comic Sans MS"/>
          <w:b/>
          <w:bCs/>
        </w:rPr>
        <w:t xml:space="preserve">Tier 1: Lightning </w:t>
      </w:r>
      <w:r w:rsidR="00412EC6">
        <w:rPr>
          <w:rFonts w:ascii="Comic Sans MS" w:hAnsi="Comic Sans MS"/>
          <w:b/>
          <w:bCs/>
        </w:rPr>
        <w:t>Hayami</w:t>
      </w:r>
    </w:p>
    <w:p w14:paraId="164F9B63" w14:textId="77777777" w:rsidR="000E24EC" w:rsidRDefault="000E24EC" w:rsidP="00412EC6">
      <w:pPr>
        <w:numPr>
          <w:ilvl w:val="1"/>
          <w:numId w:val="3"/>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Hit-and-run attacks.</w:t>
      </w:r>
    </w:p>
    <w:p w14:paraId="1924006E" w14:textId="56AA8DEE" w:rsidR="0059371D" w:rsidRPr="000E24EC" w:rsidRDefault="0059371D" w:rsidP="00412EC6">
      <w:pPr>
        <w:numPr>
          <w:ilvl w:val="1"/>
          <w:numId w:val="3"/>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yellow (#</w:t>
      </w:r>
      <w:r w:rsidR="00A379D5">
        <w:rPr>
          <w:rFonts w:ascii="Comic Sans MS" w:hAnsi="Comic Sans MS"/>
        </w:rPr>
        <w:t>FFD800</w:t>
      </w:r>
      <w:r>
        <w:rPr>
          <w:rFonts w:ascii="Comic Sans MS" w:hAnsi="Comic Sans MS"/>
        </w:rPr>
        <w:t>)</w:t>
      </w:r>
      <w:r w:rsidR="009C2BE7">
        <w:rPr>
          <w:rFonts w:ascii="Comic Sans MS" w:hAnsi="Comic Sans MS"/>
        </w:rPr>
        <w:t xml:space="preserve"> outfit</w:t>
      </w:r>
    </w:p>
    <w:p w14:paraId="0708F0B9" w14:textId="77777777" w:rsidR="000E24EC" w:rsidRPr="000E24EC" w:rsidRDefault="000E24EC" w:rsidP="00412EC6">
      <w:pPr>
        <w:numPr>
          <w:ilvl w:val="1"/>
          <w:numId w:val="3"/>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Creates daggers made of yellow electricity.</w:t>
      </w:r>
    </w:p>
    <w:p w14:paraId="7D078ED1" w14:textId="27833177" w:rsidR="000E24EC" w:rsidRPr="00BB414B" w:rsidRDefault="000E24EC" w:rsidP="00412EC6">
      <w:pPr>
        <w:numPr>
          <w:ilvl w:val="1"/>
          <w:numId w:val="3"/>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r w:rsidRPr="000E24EC">
        <w:rPr>
          <w:rFonts w:ascii="Comic Sans MS" w:hAnsi="Comic Sans MS"/>
          <w:i/>
          <w:iCs/>
        </w:rPr>
        <w:t xml:space="preserve">Lightning </w:t>
      </w:r>
      <w:r w:rsidR="00050F4D">
        <w:rPr>
          <w:rFonts w:ascii="Comic Sans MS" w:hAnsi="Comic Sans MS"/>
          <w:i/>
          <w:iCs/>
        </w:rPr>
        <w:t>Dagger</w:t>
      </w:r>
      <w:r w:rsidRPr="000E24EC">
        <w:rPr>
          <w:rFonts w:ascii="Comic Sans MS" w:hAnsi="Comic Sans MS"/>
        </w:rPr>
        <w:t xml:space="preserve"> –</w:t>
      </w:r>
      <w:r>
        <w:rPr>
          <w:rFonts w:ascii="Comic Sans MS" w:hAnsi="Comic Sans MS"/>
        </w:rPr>
        <w:t xml:space="preserve"> they </w:t>
      </w:r>
      <w:r w:rsidRPr="000E24EC">
        <w:rPr>
          <w:rFonts w:ascii="Comic Sans MS" w:hAnsi="Comic Sans MS"/>
        </w:rPr>
        <w:t xml:space="preserve">dual-wields lightning daggers for close </w:t>
      </w:r>
      <w:proofErr w:type="spellStart"/>
      <w:proofErr w:type="gramStart"/>
      <w:r w:rsidRPr="000E24EC">
        <w:rPr>
          <w:rFonts w:ascii="Comic Sans MS" w:hAnsi="Comic Sans MS"/>
        </w:rPr>
        <w:t>combat.</w:t>
      </w:r>
      <w:ins w:id="26" w:author="Microsoft Word" w:date="2026-03-08T11:04:00Z" w16du:dateUtc="2026-03-08T04:04:00Z">
        <w:r w:rsidRPr="000E24EC">
          <w:rPr>
            <w:rFonts w:ascii="Comic Sans MS" w:hAnsi="Comic Sans MS"/>
            <w:b/>
            <w:bCs/>
          </w:rPr>
          <w:t>Signature</w:t>
        </w:r>
        <w:proofErr w:type="spellEnd"/>
        <w:proofErr w:type="gramEnd"/>
        <w:r w:rsidRPr="000E24EC">
          <w:rPr>
            <w:rFonts w:ascii="Comic Sans MS" w:hAnsi="Comic Sans MS"/>
            <w:b/>
            <w:bCs/>
          </w:rPr>
          <w:t xml:space="preserve"> Move:</w:t>
        </w:r>
        <w:r w:rsidRPr="000E24EC">
          <w:rPr>
            <w:rFonts w:ascii="Comic Sans MS" w:hAnsi="Comic Sans MS"/>
          </w:rPr>
          <w:t xml:space="preserve"> </w:t>
        </w:r>
      </w:ins>
    </w:p>
    <w:p w14:paraId="46C721E1" w14:textId="77777777" w:rsidR="00BB414B" w:rsidRDefault="00BB414B" w:rsidP="00BB414B">
      <w:pPr>
        <w:pStyle w:val="ListParagraph"/>
        <w:numPr>
          <w:ilvl w:val="2"/>
          <w:numId w:val="3"/>
        </w:numPr>
        <w:jc w:val="both"/>
        <w:rPr>
          <w:ins w:id="27" w:author="Microsoft Word" w:date="2026-03-08T11:04:00Z" w16du:dateUtc="2026-03-08T04:04:00Z"/>
          <w:rFonts w:ascii="Comic Sans MS" w:hAnsi="Comic Sans MS"/>
        </w:rPr>
      </w:pPr>
      <w:ins w:id="28" w:author="Microsoft Word" w:date="2026-03-08T11:04:00Z" w16du:dateUtc="2026-03-08T04:04:00Z">
        <w:r w:rsidRPr="00BB414B">
          <w:rPr>
            <w:rFonts w:ascii="Comic Sans MS" w:hAnsi="Comic Sans MS"/>
            <w:b/>
            <w:bCs/>
          </w:rPr>
          <w:t>Lightning Dagger</w:t>
        </w:r>
        <w:r>
          <w:rPr>
            <w:rFonts w:ascii="Comic Sans MS" w:hAnsi="Comic Sans MS"/>
            <w:b/>
            <w:bCs/>
          </w:rPr>
          <w:t xml:space="preserve">: </w:t>
        </w:r>
        <w:r w:rsidRPr="00BB414B">
          <w:rPr>
            <w:rFonts w:ascii="Comic Sans MS" w:hAnsi="Comic Sans MS"/>
          </w:rPr>
          <w:t>Hayami manifests a dagger of crackling yellow electricity in each hand. The go-to close-combat tool — fast, flickering strikes designed to overwhelm defenses.</w:t>
        </w:r>
      </w:ins>
    </w:p>
    <w:p w14:paraId="16980A94" w14:textId="77777777" w:rsidR="00BB414B" w:rsidRDefault="00BB414B" w:rsidP="00BB414B">
      <w:pPr>
        <w:pStyle w:val="ListParagraph"/>
        <w:numPr>
          <w:ilvl w:val="2"/>
          <w:numId w:val="3"/>
        </w:numPr>
        <w:jc w:val="both"/>
        <w:rPr>
          <w:ins w:id="29" w:author="Microsoft Word" w:date="2026-03-08T11:04:00Z" w16du:dateUtc="2026-03-08T04:04:00Z"/>
          <w:rFonts w:ascii="Comic Sans MS" w:hAnsi="Comic Sans MS"/>
        </w:rPr>
      </w:pPr>
      <w:ins w:id="30" w:author="Microsoft Word" w:date="2026-03-08T11:04:00Z" w16du:dateUtc="2026-03-08T04:04:00Z">
        <w:r w:rsidRPr="00BB414B">
          <w:rPr>
            <w:rFonts w:ascii="Comic Sans MS" w:hAnsi="Comic Sans MS"/>
            <w:b/>
            <w:bCs/>
          </w:rPr>
          <w:t>Volt Dash</w:t>
        </w:r>
        <w:r>
          <w:rPr>
            <w:rFonts w:ascii="Comic Sans MS" w:hAnsi="Comic Sans MS"/>
            <w:b/>
            <w:bCs/>
          </w:rPr>
          <w:t xml:space="preserve">: </w:t>
        </w:r>
        <w:r w:rsidRPr="00BB414B">
          <w:rPr>
            <w:rFonts w:ascii="Comic Sans MS" w:hAnsi="Comic Sans MS"/>
          </w:rPr>
          <w:t>A short-range dash where Hayami's body briefly converts to an electrical current, allowing them to slip through gaps in defenses or reposition almost instantly. Leaves a brief static trail.</w:t>
        </w:r>
      </w:ins>
    </w:p>
    <w:p w14:paraId="3D98CF3D" w14:textId="77777777" w:rsidR="00BB414B" w:rsidRDefault="00BB414B" w:rsidP="00BB414B">
      <w:pPr>
        <w:pStyle w:val="ListParagraph"/>
        <w:numPr>
          <w:ilvl w:val="2"/>
          <w:numId w:val="3"/>
        </w:numPr>
        <w:jc w:val="both"/>
        <w:rPr>
          <w:ins w:id="31" w:author="Microsoft Word" w:date="2026-03-08T11:04:00Z" w16du:dateUtc="2026-03-08T04:04:00Z"/>
          <w:rFonts w:ascii="Comic Sans MS" w:hAnsi="Comic Sans MS"/>
        </w:rPr>
      </w:pPr>
      <w:ins w:id="32" w:author="Microsoft Word" w:date="2026-03-08T11:04:00Z" w16du:dateUtc="2026-03-08T04:04:00Z">
        <w:r w:rsidRPr="00BB414B">
          <w:rPr>
            <w:rFonts w:ascii="Comic Sans MS" w:hAnsi="Comic Sans MS"/>
            <w:b/>
            <w:bCs/>
          </w:rPr>
          <w:t>Arc Shot</w:t>
        </w:r>
        <w:r>
          <w:rPr>
            <w:rFonts w:ascii="Comic Sans MS" w:hAnsi="Comic Sans MS"/>
            <w:b/>
            <w:bCs/>
          </w:rPr>
          <w:t>:</w:t>
        </w:r>
        <w:r>
          <w:rPr>
            <w:rFonts w:ascii="Comic Sans MS" w:hAnsi="Comic Sans MS"/>
          </w:rPr>
          <w:t xml:space="preserve"> </w:t>
        </w:r>
        <w:r w:rsidRPr="00BB414B">
          <w:rPr>
            <w:rFonts w:ascii="Comic Sans MS" w:hAnsi="Comic Sans MS"/>
          </w:rPr>
          <w:t>Hayami flings one of their daggers like a throwing knife — on contact, it detonates into a burst of electricity that jumps to nearby targets. Effective for multi-enemy situations.</w:t>
        </w:r>
      </w:ins>
    </w:p>
    <w:p w14:paraId="7174E632" w14:textId="5668C934" w:rsidR="00BB414B" w:rsidRPr="00BB414B" w:rsidRDefault="00BB414B" w:rsidP="00BB414B">
      <w:pPr>
        <w:pStyle w:val="ListParagraph"/>
        <w:numPr>
          <w:ilvl w:val="2"/>
          <w:numId w:val="3"/>
        </w:numPr>
        <w:jc w:val="both"/>
        <w:rPr>
          <w:ins w:id="33" w:author="Microsoft Word" w:date="2026-03-08T11:04:00Z" w16du:dateUtc="2026-03-08T04:04:00Z"/>
          <w:rFonts w:ascii="Comic Sans MS" w:hAnsi="Comic Sans MS"/>
        </w:rPr>
      </w:pPr>
      <w:ins w:id="34" w:author="Microsoft Word" w:date="2026-03-08T11:04:00Z" w16du:dateUtc="2026-03-08T04:04:00Z">
        <w:r w:rsidRPr="00BB414B">
          <w:rPr>
            <w:rFonts w:ascii="Comic Sans MS" w:hAnsi="Comic Sans MS"/>
            <w:b/>
            <w:bCs/>
          </w:rPr>
          <w:t>Static Trap</w:t>
        </w:r>
        <w:r>
          <w:rPr>
            <w:rFonts w:ascii="Comic Sans MS" w:hAnsi="Comic Sans MS"/>
            <w:b/>
            <w:bCs/>
          </w:rPr>
          <w:t>:</w:t>
        </w:r>
        <w:r>
          <w:rPr>
            <w:rFonts w:ascii="Comic Sans MS" w:hAnsi="Comic Sans MS"/>
          </w:rPr>
          <w:t xml:space="preserve"> </w:t>
        </w:r>
        <w:r w:rsidRPr="00BB414B">
          <w:rPr>
            <w:rFonts w:ascii="Comic Sans MS" w:hAnsi="Comic Sans MS"/>
          </w:rPr>
          <w:t>Hayami charges the ground beneath an enemy's feet with low-voltage electricity, invisible until triggered. When the enemy moves, the static discharges — slowing their reaction speed and numbing their limbs briefly.</w:t>
        </w:r>
      </w:ins>
    </w:p>
    <w:p w14:paraId="25FEEF2C" w14:textId="24B0D240" w:rsidR="000E24EC" w:rsidRPr="000E24EC" w:rsidRDefault="000E24EC" w:rsidP="00412EC6">
      <w:pPr>
        <w:numPr>
          <w:ilvl w:val="0"/>
          <w:numId w:val="3"/>
        </w:numPr>
        <w:jc w:val="both"/>
        <w:rPr>
          <w:rFonts w:ascii="Comic Sans MS" w:hAnsi="Comic Sans MS"/>
        </w:rPr>
      </w:pPr>
      <w:r w:rsidRPr="000E24EC">
        <w:rPr>
          <w:rFonts w:ascii="Comic Sans MS" w:hAnsi="Comic Sans MS"/>
          <w:b/>
          <w:bCs/>
        </w:rPr>
        <w:t xml:space="preserve">Tier 2: Thunderstorm </w:t>
      </w:r>
      <w:r w:rsidR="00D15AF2">
        <w:rPr>
          <w:rFonts w:ascii="Comic Sans MS" w:hAnsi="Comic Sans MS"/>
          <w:b/>
          <w:bCs/>
        </w:rPr>
        <w:t>Hayami</w:t>
      </w:r>
    </w:p>
    <w:p w14:paraId="402A3F94" w14:textId="77777777" w:rsidR="000E24EC" w:rsidRPr="000E24EC" w:rsidRDefault="000E24EC" w:rsidP="00412EC6">
      <w:pPr>
        <w:numPr>
          <w:ilvl w:val="1"/>
          <w:numId w:val="3"/>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through pure rage and the desire to destroy an enemy.</w:t>
      </w:r>
    </w:p>
    <w:p w14:paraId="2FD5ED61" w14:textId="3F712B54" w:rsidR="000E24EC" w:rsidRDefault="000E24EC" w:rsidP="00412EC6">
      <w:pPr>
        <w:numPr>
          <w:ilvl w:val="1"/>
          <w:numId w:val="3"/>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Cold, ruthless, and serious.</w:t>
      </w:r>
      <w:r>
        <w:rPr>
          <w:rFonts w:ascii="Comic Sans MS" w:hAnsi="Comic Sans MS"/>
        </w:rPr>
        <w:t xml:space="preserve"> </w:t>
      </w:r>
      <w:proofErr w:type="spellStart"/>
      <w:r>
        <w:rPr>
          <w:rFonts w:ascii="Comic Sans MS" w:hAnsi="Comic Sans MS"/>
        </w:rPr>
        <w:t>they</w:t>
      </w:r>
      <w:ins w:id="35" w:author="Microsoft Word" w:date="2026-03-08T11:04:00Z" w16du:dateUtc="2026-03-08T04:04:00Z">
        <w:r w:rsidRPr="000E24EC">
          <w:rPr>
            <w:rFonts w:ascii="Comic Sans MS" w:hAnsi="Comic Sans MS"/>
            <w:b/>
            <w:bCs/>
          </w:rPr>
          <w:t>Personality</w:t>
        </w:r>
        <w:proofErr w:type="spellEnd"/>
        <w:r w:rsidRPr="000E24EC">
          <w:rPr>
            <w:rFonts w:ascii="Comic Sans MS" w:hAnsi="Comic Sans MS"/>
            <w:b/>
            <w:bCs/>
          </w:rPr>
          <w:t>:</w:t>
        </w:r>
        <w:r w:rsidRPr="000E24EC">
          <w:rPr>
            <w:rFonts w:ascii="Comic Sans MS" w:hAnsi="Comic Sans MS"/>
          </w:rPr>
          <w:t xml:space="preserve"> </w:t>
        </w:r>
        <w:r w:rsidR="00A10BE1" w:rsidRPr="002D44BD">
          <w:rPr>
            <w:rFonts w:ascii="Comic Sans MS" w:hAnsi="Comic Sans MS"/>
          </w:rPr>
          <w:t xml:space="preserve">Impatient, </w:t>
        </w:r>
        <w:r w:rsidR="00A10BE1">
          <w:rPr>
            <w:rFonts w:ascii="Comic Sans MS" w:hAnsi="Comic Sans MS"/>
          </w:rPr>
          <w:t>Cold</w:t>
        </w:r>
        <w:r w:rsidR="00A10BE1" w:rsidRPr="002D44BD">
          <w:rPr>
            <w:rFonts w:ascii="Comic Sans MS" w:hAnsi="Comic Sans MS"/>
          </w:rPr>
          <w:t xml:space="preserve">, </w:t>
        </w:r>
        <w:r w:rsidR="00A10BE1">
          <w:rPr>
            <w:rFonts w:ascii="Comic Sans MS" w:hAnsi="Comic Sans MS"/>
          </w:rPr>
          <w:t>Angry</w:t>
        </w:r>
        <w:r w:rsidR="00A10BE1" w:rsidRPr="002D44BD">
          <w:rPr>
            <w:rFonts w:ascii="Comic Sans MS" w:hAnsi="Comic Sans MS"/>
          </w:rPr>
          <w:t>, Chaotic</w:t>
        </w:r>
        <w:r w:rsidR="00A10BE1">
          <w:rPr>
            <w:rFonts w:ascii="Comic Sans MS" w:hAnsi="Comic Sans MS"/>
          </w:rPr>
          <w:t>, S</w:t>
        </w:r>
        <w:r w:rsidRPr="000E24EC">
          <w:rPr>
            <w:rFonts w:ascii="Comic Sans MS" w:hAnsi="Comic Sans MS"/>
          </w:rPr>
          <w:t>erious.</w:t>
        </w:r>
        <w:r>
          <w:rPr>
            <w:rFonts w:ascii="Comic Sans MS" w:hAnsi="Comic Sans MS"/>
          </w:rPr>
          <w:t xml:space="preserve"> </w:t>
        </w:r>
        <w:r w:rsidR="00A10BE1">
          <w:rPr>
            <w:rFonts w:ascii="Comic Sans MS" w:hAnsi="Comic Sans MS"/>
          </w:rPr>
          <w:t>T</w:t>
        </w:r>
        <w:r>
          <w:rPr>
            <w:rFonts w:ascii="Comic Sans MS" w:hAnsi="Comic Sans MS"/>
          </w:rPr>
          <w:t>hey</w:t>
        </w:r>
      </w:ins>
      <w:r>
        <w:rPr>
          <w:rFonts w:ascii="Comic Sans MS" w:hAnsi="Comic Sans MS"/>
        </w:rPr>
        <w:t xml:space="preserve"> </w:t>
      </w:r>
      <w:r w:rsidRPr="000E24EC">
        <w:rPr>
          <w:rFonts w:ascii="Comic Sans MS" w:hAnsi="Comic Sans MS"/>
        </w:rPr>
        <w:t>rarely smile and prefer to end fights instantly.</w:t>
      </w:r>
    </w:p>
    <w:p w14:paraId="24422D04" w14:textId="7CA69FFD" w:rsidR="00D15AF2" w:rsidRPr="000E24EC" w:rsidRDefault="00D15AF2" w:rsidP="00D15AF2">
      <w:pPr>
        <w:numPr>
          <w:ilvl w:val="1"/>
          <w:numId w:val="3"/>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w:t>
      </w:r>
      <w:r>
        <w:rPr>
          <w:rFonts w:ascii="Comic Sans MS" w:hAnsi="Comic Sans MS"/>
        </w:rPr>
        <w:t>Black</w:t>
      </w:r>
      <w:r w:rsidR="00A379D5">
        <w:rPr>
          <w:rFonts w:ascii="Comic Sans MS" w:hAnsi="Comic Sans MS"/>
        </w:rPr>
        <w:t xml:space="preserve"> (</w:t>
      </w:r>
      <w:r w:rsidR="002D0424">
        <w:rPr>
          <w:rFonts w:ascii="Comic Sans MS" w:hAnsi="Comic Sans MS"/>
        </w:rPr>
        <w:t>#000000</w:t>
      </w:r>
      <w:r w:rsidR="00A379D5">
        <w:rPr>
          <w:rFonts w:ascii="Comic Sans MS" w:hAnsi="Comic Sans MS"/>
        </w:rPr>
        <w:t>)</w:t>
      </w:r>
      <w:r w:rsidR="00CC23C6">
        <w:rPr>
          <w:rFonts w:ascii="Comic Sans MS" w:hAnsi="Comic Sans MS"/>
        </w:rPr>
        <w:t xml:space="preserve">, </w:t>
      </w:r>
      <w:r>
        <w:rPr>
          <w:rFonts w:ascii="Comic Sans MS" w:hAnsi="Comic Sans MS"/>
        </w:rPr>
        <w:t>red</w:t>
      </w:r>
      <w:r w:rsidR="002D0424">
        <w:rPr>
          <w:rFonts w:ascii="Comic Sans MS" w:hAnsi="Comic Sans MS"/>
        </w:rPr>
        <w:t xml:space="preserve"> (#</w:t>
      </w:r>
      <w:r w:rsidR="005F5843">
        <w:rPr>
          <w:rFonts w:ascii="Comic Sans MS" w:hAnsi="Comic Sans MS"/>
        </w:rPr>
        <w:t>C70300</w:t>
      </w:r>
      <w:r w:rsidR="002D0424">
        <w:rPr>
          <w:rFonts w:ascii="Comic Sans MS" w:hAnsi="Comic Sans MS"/>
        </w:rPr>
        <w:t>)</w:t>
      </w:r>
      <w:r w:rsidR="00CC23C6">
        <w:rPr>
          <w:rFonts w:ascii="Comic Sans MS" w:hAnsi="Comic Sans MS"/>
        </w:rPr>
        <w:t>, and white</w:t>
      </w:r>
      <w:r w:rsidR="00C36803">
        <w:rPr>
          <w:rFonts w:ascii="Comic Sans MS" w:hAnsi="Comic Sans MS"/>
        </w:rPr>
        <w:t xml:space="preserve"> (#FFFFFF)</w:t>
      </w:r>
      <w:r>
        <w:rPr>
          <w:rFonts w:ascii="Comic Sans MS" w:hAnsi="Comic Sans MS"/>
        </w:rPr>
        <w:t xml:space="preserve"> color palette on their outfits</w:t>
      </w:r>
      <w:r w:rsidR="00ED530E">
        <w:rPr>
          <w:rFonts w:ascii="Comic Sans MS" w:hAnsi="Comic Sans MS"/>
        </w:rPr>
        <w:t xml:space="preserve">, with </w:t>
      </w:r>
      <w:r w:rsidR="00CC23C6">
        <w:rPr>
          <w:rFonts w:ascii="Comic Sans MS" w:hAnsi="Comic Sans MS"/>
        </w:rPr>
        <w:t>black</w:t>
      </w:r>
      <w:r w:rsidR="005F5843">
        <w:rPr>
          <w:rFonts w:ascii="Comic Sans MS" w:hAnsi="Comic Sans MS"/>
        </w:rPr>
        <w:t xml:space="preserve"> (#000000)</w:t>
      </w:r>
      <w:r w:rsidR="00CC23C6">
        <w:rPr>
          <w:rFonts w:ascii="Comic Sans MS" w:hAnsi="Comic Sans MS"/>
        </w:rPr>
        <w:t xml:space="preserve"> fingerless combat gloves</w:t>
      </w:r>
      <w:r>
        <w:rPr>
          <w:rFonts w:ascii="Comic Sans MS" w:hAnsi="Comic Sans MS"/>
        </w:rPr>
        <w:t>. Their eyes turn red.</w:t>
      </w:r>
    </w:p>
    <w:p w14:paraId="3D006932" w14:textId="368E65F8" w:rsidR="000E24EC" w:rsidRPr="000E24EC" w:rsidRDefault="000E24EC" w:rsidP="00412EC6">
      <w:pPr>
        <w:numPr>
          <w:ilvl w:val="1"/>
          <w:numId w:val="3"/>
        </w:numPr>
        <w:jc w:val="both"/>
        <w:rPr>
          <w:rFonts w:ascii="Comic Sans MS" w:hAnsi="Comic Sans MS"/>
        </w:rPr>
      </w:pPr>
      <w:r w:rsidRPr="000E24EC">
        <w:rPr>
          <w:rFonts w:ascii="Comic Sans MS" w:hAnsi="Comic Sans MS"/>
          <w:b/>
          <w:bCs/>
        </w:rPr>
        <w:t>Powers:</w:t>
      </w:r>
      <w:r>
        <w:rPr>
          <w:rFonts w:ascii="Comic Sans MS" w:hAnsi="Comic Sans MS"/>
        </w:rPr>
        <w:t xml:space="preserve"> </w:t>
      </w:r>
      <w:r w:rsidR="00D15AF2">
        <w:rPr>
          <w:rFonts w:ascii="Comic Sans MS" w:hAnsi="Comic Sans MS"/>
        </w:rPr>
        <w:t>T</w:t>
      </w:r>
      <w:r>
        <w:rPr>
          <w:rFonts w:ascii="Comic Sans MS" w:hAnsi="Comic Sans MS"/>
        </w:rPr>
        <w:t xml:space="preserve">heir </w:t>
      </w:r>
      <w:r w:rsidRPr="000E24EC">
        <w:rPr>
          <w:rFonts w:ascii="Comic Sans MS" w:hAnsi="Comic Sans MS"/>
        </w:rPr>
        <w:t xml:space="preserve">lightning </w:t>
      </w:r>
      <w:r w:rsidR="00412EC6">
        <w:rPr>
          <w:rFonts w:ascii="Comic Sans MS" w:hAnsi="Comic Sans MS"/>
        </w:rPr>
        <w:t xml:space="preserve">also </w:t>
      </w:r>
      <w:r w:rsidRPr="000E24EC">
        <w:rPr>
          <w:rFonts w:ascii="Comic Sans MS" w:hAnsi="Comic Sans MS"/>
        </w:rPr>
        <w:t>turns red.</w:t>
      </w:r>
      <w:r>
        <w:rPr>
          <w:rFonts w:ascii="Comic Sans MS" w:hAnsi="Comic Sans MS"/>
        </w:rPr>
        <w:t xml:space="preserve"> they </w:t>
      </w:r>
      <w:r w:rsidRPr="000E24EC">
        <w:rPr>
          <w:rFonts w:ascii="Comic Sans MS" w:hAnsi="Comic Sans MS"/>
        </w:rPr>
        <w:t>move faster than the eye can track (flash steps).</w:t>
      </w:r>
    </w:p>
    <w:p w14:paraId="53D07D87" w14:textId="77777777" w:rsidR="000E24EC" w:rsidRPr="00BB414B" w:rsidRDefault="000E24EC" w:rsidP="00412EC6">
      <w:pPr>
        <w:numPr>
          <w:ilvl w:val="1"/>
          <w:numId w:val="3"/>
        </w:numPr>
        <w:jc w:val="both"/>
        <w:rPr>
          <w:rFonts w:ascii="Comic Sans MS" w:hAnsi="Comic Sans MS"/>
        </w:rPr>
      </w:pPr>
      <w:r w:rsidRPr="000E24EC">
        <w:rPr>
          <w:rFonts w:ascii="Comic Sans MS" w:hAnsi="Comic Sans MS"/>
          <w:b/>
          <w:bCs/>
        </w:rPr>
        <w:t>Signature Moves:</w:t>
      </w:r>
    </w:p>
    <w:p w14:paraId="006C8022" w14:textId="3F3109E0" w:rsidR="000E24EC" w:rsidRDefault="000E24EC" w:rsidP="00412EC6">
      <w:pPr>
        <w:numPr>
          <w:ilvl w:val="2"/>
          <w:numId w:val="3"/>
        </w:numPr>
        <w:jc w:val="both"/>
        <w:rPr>
          <w:rFonts w:ascii="Comic Sans MS" w:hAnsi="Comic Sans MS"/>
        </w:rPr>
      </w:pPr>
      <w:r w:rsidRPr="000E24EC">
        <w:rPr>
          <w:rFonts w:ascii="Comic Sans MS" w:hAnsi="Comic Sans MS"/>
          <w:i/>
          <w:iCs/>
        </w:rPr>
        <w:t>Lightning Movement:</w:t>
      </w:r>
      <w:r w:rsidRPr="000E24EC">
        <w:rPr>
          <w:rFonts w:ascii="Comic Sans MS" w:hAnsi="Comic Sans MS"/>
        </w:rPr>
        <w:t xml:space="preserve"> Instantaneous teleportation-like speed.</w:t>
      </w:r>
    </w:p>
    <w:p w14:paraId="240B7DDF" w14:textId="77777777" w:rsidR="00412EC6" w:rsidRPr="000E24EC" w:rsidRDefault="00412EC6" w:rsidP="00412EC6">
      <w:pPr>
        <w:numPr>
          <w:ilvl w:val="2"/>
          <w:numId w:val="3"/>
        </w:numPr>
        <w:jc w:val="both"/>
        <w:rPr>
          <w:rFonts w:ascii="Comic Sans MS" w:hAnsi="Comic Sans MS"/>
        </w:rPr>
      </w:pPr>
      <w:r w:rsidRPr="000E24EC">
        <w:rPr>
          <w:rFonts w:ascii="Comic Sans MS" w:hAnsi="Comic Sans MS"/>
          <w:i/>
          <w:iCs/>
        </w:rPr>
        <w:t>Thunderstorm Blades:</w:t>
      </w:r>
      <w:r w:rsidRPr="000E24EC">
        <w:rPr>
          <w:rFonts w:ascii="Comic Sans MS" w:hAnsi="Comic Sans MS"/>
        </w:rPr>
        <w:t xml:space="preserve"> Red lightning swords used for rapid slashing.</w:t>
      </w:r>
    </w:p>
    <w:p w14:paraId="5D7C54E4" w14:textId="507826F4" w:rsidR="000E24EC" w:rsidRDefault="000E24EC" w:rsidP="00412EC6">
      <w:pPr>
        <w:numPr>
          <w:ilvl w:val="2"/>
          <w:numId w:val="3"/>
        </w:numPr>
        <w:jc w:val="both"/>
        <w:rPr>
          <w:rFonts w:ascii="Comic Sans MS" w:hAnsi="Comic Sans MS"/>
        </w:rPr>
      </w:pPr>
      <w:r w:rsidRPr="000E24EC">
        <w:rPr>
          <w:rFonts w:ascii="Comic Sans MS" w:hAnsi="Comic Sans MS"/>
          <w:i/>
          <w:iCs/>
        </w:rPr>
        <w:lastRenderedPageBreak/>
        <w:t>Thunderstorm Spear:</w:t>
      </w:r>
      <w:r>
        <w:rPr>
          <w:rFonts w:ascii="Comic Sans MS" w:hAnsi="Comic Sans MS"/>
        </w:rPr>
        <w:t xml:space="preserve"> they </w:t>
      </w:r>
      <w:r w:rsidRPr="000E24EC">
        <w:rPr>
          <w:rFonts w:ascii="Comic Sans MS" w:hAnsi="Comic Sans MS"/>
        </w:rPr>
        <w:t>combine</w:t>
      </w:r>
      <w:r>
        <w:rPr>
          <w:rFonts w:ascii="Comic Sans MS" w:hAnsi="Comic Sans MS"/>
        </w:rPr>
        <w:t xml:space="preserve"> </w:t>
      </w:r>
      <w:r w:rsidR="00412EC6">
        <w:rPr>
          <w:rFonts w:ascii="Comic Sans MS" w:hAnsi="Comic Sans MS"/>
        </w:rPr>
        <w:t xml:space="preserve">2 of </w:t>
      </w:r>
      <w:r>
        <w:rPr>
          <w:rFonts w:ascii="Comic Sans MS" w:hAnsi="Comic Sans MS"/>
        </w:rPr>
        <w:t xml:space="preserve">their </w:t>
      </w:r>
      <w:r w:rsidR="00412EC6">
        <w:rPr>
          <w:rFonts w:ascii="Comic Sans MS" w:hAnsi="Comic Sans MS"/>
        </w:rPr>
        <w:t xml:space="preserve">thunderstorm </w:t>
      </w:r>
      <w:r w:rsidRPr="000E24EC">
        <w:rPr>
          <w:rFonts w:ascii="Comic Sans MS" w:hAnsi="Comic Sans MS"/>
        </w:rPr>
        <w:t>blades into a long spear to pierce through defenses.</w:t>
      </w:r>
    </w:p>
    <w:p w14:paraId="645E6489" w14:textId="77777777" w:rsidR="00BB414B" w:rsidRDefault="00BB414B" w:rsidP="00BB414B">
      <w:pPr>
        <w:pStyle w:val="ListParagraph"/>
        <w:numPr>
          <w:ilvl w:val="2"/>
          <w:numId w:val="3"/>
        </w:numPr>
        <w:jc w:val="both"/>
        <w:rPr>
          <w:ins w:id="36" w:author="Microsoft Word" w:date="2026-03-08T11:04:00Z" w16du:dateUtc="2026-03-08T04:04:00Z"/>
          <w:rFonts w:ascii="Comic Sans MS" w:hAnsi="Comic Sans MS"/>
        </w:rPr>
      </w:pPr>
      <w:ins w:id="37" w:author="Microsoft Word" w:date="2026-03-08T11:04:00Z" w16du:dateUtc="2026-03-08T04:04:00Z">
        <w:r w:rsidRPr="00BB414B">
          <w:rPr>
            <w:rFonts w:ascii="Comic Sans MS" w:hAnsi="Comic Sans MS"/>
            <w:b/>
            <w:bCs/>
          </w:rPr>
          <w:t>Lightning Movement</w:t>
        </w:r>
        <w:r>
          <w:rPr>
            <w:rFonts w:ascii="Comic Sans MS" w:hAnsi="Comic Sans MS"/>
            <w:b/>
            <w:bCs/>
          </w:rPr>
          <w:t xml:space="preserve">: </w:t>
        </w:r>
        <w:r w:rsidRPr="00BB414B">
          <w:rPr>
            <w:rFonts w:ascii="Comic Sans MS" w:hAnsi="Comic Sans MS"/>
          </w:rPr>
          <w:t xml:space="preserve">Hayami disappears and reappears — not teleportation, but movement so fast it reads as such. Used mid-combo to make attacks </w:t>
        </w:r>
        <w:proofErr w:type="spellStart"/>
        <w:r w:rsidRPr="00BB414B">
          <w:rPr>
            <w:rFonts w:ascii="Comic Sans MS" w:hAnsi="Comic Sans MS"/>
          </w:rPr>
          <w:t>untrackable</w:t>
        </w:r>
        <w:proofErr w:type="spellEnd"/>
        <w:r w:rsidRPr="00BB414B">
          <w:rPr>
            <w:rFonts w:ascii="Comic Sans MS" w:hAnsi="Comic Sans MS"/>
          </w:rPr>
          <w:t>. No flourish. No warning.</w:t>
        </w:r>
      </w:ins>
    </w:p>
    <w:p w14:paraId="5AA4DECA" w14:textId="77777777" w:rsidR="00BB414B" w:rsidRDefault="00BB414B" w:rsidP="00BB414B">
      <w:pPr>
        <w:pStyle w:val="ListParagraph"/>
        <w:numPr>
          <w:ilvl w:val="2"/>
          <w:numId w:val="3"/>
        </w:numPr>
        <w:jc w:val="both"/>
        <w:rPr>
          <w:ins w:id="38" w:author="Microsoft Word" w:date="2026-03-08T11:04:00Z" w16du:dateUtc="2026-03-08T04:04:00Z"/>
          <w:rFonts w:ascii="Comic Sans MS" w:hAnsi="Comic Sans MS"/>
        </w:rPr>
      </w:pPr>
      <w:ins w:id="39" w:author="Microsoft Word" w:date="2026-03-08T11:04:00Z" w16du:dateUtc="2026-03-08T04:04:00Z">
        <w:r w:rsidRPr="00BB414B">
          <w:rPr>
            <w:rFonts w:ascii="Comic Sans MS" w:hAnsi="Comic Sans MS"/>
            <w:b/>
            <w:bCs/>
          </w:rPr>
          <w:t>Thunder Blades</w:t>
        </w:r>
        <w:r>
          <w:rPr>
            <w:rFonts w:ascii="Comic Sans MS" w:hAnsi="Comic Sans MS"/>
            <w:b/>
            <w:bCs/>
          </w:rPr>
          <w:t>:</w:t>
        </w:r>
        <w:r>
          <w:rPr>
            <w:rFonts w:ascii="Comic Sans MS" w:hAnsi="Comic Sans MS"/>
          </w:rPr>
          <w:t xml:space="preserve"> </w:t>
        </w:r>
        <w:r w:rsidRPr="00BB414B">
          <w:rPr>
            <w:rFonts w:ascii="Comic Sans MS" w:hAnsi="Comic Sans MS"/>
          </w:rPr>
          <w:t>Hayami wields two swords of red lightning. Unlike the T1 daggers, these don't flicker — they hum with a constant, terrifying stability. Their slashes leave burning red afterimages in the air.</w:t>
        </w:r>
      </w:ins>
    </w:p>
    <w:p w14:paraId="1FD2A972" w14:textId="77777777" w:rsidR="00BB414B" w:rsidRDefault="00BB414B" w:rsidP="00BB414B">
      <w:pPr>
        <w:pStyle w:val="ListParagraph"/>
        <w:numPr>
          <w:ilvl w:val="2"/>
          <w:numId w:val="3"/>
        </w:numPr>
        <w:jc w:val="both"/>
        <w:rPr>
          <w:ins w:id="40" w:author="Microsoft Word" w:date="2026-03-08T11:04:00Z" w16du:dateUtc="2026-03-08T04:04:00Z"/>
          <w:rFonts w:ascii="Comic Sans MS" w:hAnsi="Comic Sans MS"/>
        </w:rPr>
      </w:pPr>
      <w:ins w:id="41" w:author="Microsoft Word" w:date="2026-03-08T11:04:00Z" w16du:dateUtc="2026-03-08T04:04:00Z">
        <w:r w:rsidRPr="00BB414B">
          <w:rPr>
            <w:rFonts w:ascii="Comic Sans MS" w:hAnsi="Comic Sans MS"/>
            <w:b/>
            <w:bCs/>
          </w:rPr>
          <w:t>Thunderstorm Spear</w:t>
        </w:r>
        <w:r>
          <w:rPr>
            <w:rFonts w:ascii="Comic Sans MS" w:hAnsi="Comic Sans MS"/>
            <w:b/>
            <w:bCs/>
          </w:rPr>
          <w:t>:</w:t>
        </w:r>
        <w:r>
          <w:rPr>
            <w:rFonts w:ascii="Comic Sans MS" w:hAnsi="Comic Sans MS"/>
          </w:rPr>
          <w:t xml:space="preserve"> </w:t>
        </w:r>
        <w:r w:rsidRPr="00BB414B">
          <w:rPr>
            <w:rFonts w:ascii="Comic Sans MS" w:hAnsi="Comic Sans MS"/>
          </w:rPr>
          <w:t xml:space="preserve">Hayami merges both </w:t>
        </w:r>
        <w:r>
          <w:rPr>
            <w:rFonts w:ascii="Comic Sans MS" w:hAnsi="Comic Sans MS"/>
          </w:rPr>
          <w:t xml:space="preserve">thunder </w:t>
        </w:r>
        <w:r w:rsidRPr="00BB414B">
          <w:rPr>
            <w:rFonts w:ascii="Comic Sans MS" w:hAnsi="Comic Sans MS"/>
          </w:rPr>
          <w:t>blades into a single long spear of red lightning. A piercing weapon built specifically to punch through shields, barriers, and armor. Reserved for enemies that won't go down easy.</w:t>
        </w:r>
      </w:ins>
    </w:p>
    <w:p w14:paraId="595BD898" w14:textId="13DFD2E5" w:rsidR="00BB414B" w:rsidRPr="00BB414B" w:rsidRDefault="00BB414B" w:rsidP="00BB414B">
      <w:pPr>
        <w:pStyle w:val="ListParagraph"/>
        <w:numPr>
          <w:ilvl w:val="2"/>
          <w:numId w:val="3"/>
        </w:numPr>
        <w:jc w:val="both"/>
        <w:rPr>
          <w:ins w:id="42" w:author="Microsoft Word" w:date="2026-03-08T11:04:00Z" w16du:dateUtc="2026-03-08T04:04:00Z"/>
          <w:rFonts w:ascii="Comic Sans MS" w:hAnsi="Comic Sans MS"/>
        </w:rPr>
      </w:pPr>
      <w:ins w:id="43" w:author="Microsoft Word" w:date="2026-03-08T11:04:00Z" w16du:dateUtc="2026-03-08T04:04:00Z">
        <w:r w:rsidRPr="00BB414B">
          <w:rPr>
            <w:rFonts w:ascii="Comic Sans MS" w:hAnsi="Comic Sans MS"/>
            <w:b/>
            <w:bCs/>
          </w:rPr>
          <w:t>Judgment Bolt</w:t>
        </w:r>
        <w:r>
          <w:rPr>
            <w:rFonts w:ascii="Comic Sans MS" w:hAnsi="Comic Sans MS"/>
            <w:b/>
            <w:bCs/>
          </w:rPr>
          <w:t>:</w:t>
        </w:r>
        <w:r>
          <w:rPr>
            <w:rFonts w:ascii="Comic Sans MS" w:hAnsi="Comic Sans MS"/>
          </w:rPr>
          <w:t xml:space="preserve"> </w:t>
        </w:r>
        <w:r w:rsidRPr="00BB414B">
          <w:rPr>
            <w:rFonts w:ascii="Comic Sans MS" w:hAnsi="Comic Sans MS"/>
          </w:rPr>
          <w:t xml:space="preserve">Hayami </w:t>
        </w:r>
        <w:r>
          <w:rPr>
            <w:rFonts w:ascii="Comic Sans MS" w:hAnsi="Comic Sans MS"/>
          </w:rPr>
          <w:t>f</w:t>
        </w:r>
        <w:r w:rsidRPr="00BB414B">
          <w:rPr>
            <w:rFonts w:ascii="Comic Sans MS" w:hAnsi="Comic Sans MS"/>
          </w:rPr>
          <w:t xml:space="preserve">ires a </w:t>
        </w:r>
        <w:r>
          <w:rPr>
            <w:rFonts w:ascii="Comic Sans MS" w:hAnsi="Comic Sans MS"/>
          </w:rPr>
          <w:t>ball of red lightning</w:t>
        </w:r>
        <w:r w:rsidRPr="00BB414B">
          <w:rPr>
            <w:rFonts w:ascii="Comic Sans MS" w:hAnsi="Comic Sans MS"/>
          </w:rPr>
          <w:t>, laser-precise of red lightning. No spread, no wasted energy.</w:t>
        </w:r>
        <w:r>
          <w:rPr>
            <w:rFonts w:ascii="Comic Sans MS" w:hAnsi="Comic Sans MS"/>
          </w:rPr>
          <w:t xml:space="preserve"> Targets that trapped in the ball experience high voltage electrocution.</w:t>
        </w:r>
      </w:ins>
    </w:p>
    <w:p w14:paraId="1D08BBB6" w14:textId="2266F553" w:rsidR="00D15AF2" w:rsidRPr="000E24EC" w:rsidRDefault="00D15AF2" w:rsidP="00D15AF2">
      <w:pPr>
        <w:numPr>
          <w:ilvl w:val="0"/>
          <w:numId w:val="3"/>
        </w:numPr>
        <w:jc w:val="both"/>
        <w:rPr>
          <w:rFonts w:ascii="Comic Sans MS" w:hAnsi="Comic Sans MS"/>
        </w:rPr>
      </w:pPr>
      <w:r w:rsidRPr="000E24EC">
        <w:rPr>
          <w:rFonts w:ascii="Comic Sans MS" w:hAnsi="Comic Sans MS"/>
          <w:b/>
          <w:bCs/>
        </w:rPr>
        <w:t xml:space="preserve">Tier 3: </w:t>
      </w:r>
      <w:proofErr w:type="spellStart"/>
      <w:r>
        <w:rPr>
          <w:rFonts w:ascii="Comic Sans MS" w:hAnsi="Comic Sans MS"/>
          <w:b/>
          <w:bCs/>
        </w:rPr>
        <w:t>Voltra</w:t>
      </w:r>
      <w:proofErr w:type="spellEnd"/>
      <w:r w:rsidRPr="000E24EC">
        <w:rPr>
          <w:rFonts w:ascii="Comic Sans MS" w:hAnsi="Comic Sans MS"/>
          <w:b/>
          <w:bCs/>
        </w:rPr>
        <w:t xml:space="preserve"> </w:t>
      </w:r>
      <w:r>
        <w:rPr>
          <w:rFonts w:ascii="Comic Sans MS" w:hAnsi="Comic Sans MS"/>
          <w:b/>
          <w:bCs/>
        </w:rPr>
        <w:t>Hayami</w:t>
      </w:r>
    </w:p>
    <w:p w14:paraId="00036365" w14:textId="4CD8EF0D" w:rsidR="00D15AF2" w:rsidRPr="000E24EC" w:rsidRDefault="00D15AF2" w:rsidP="00D15AF2">
      <w:pPr>
        <w:numPr>
          <w:ilvl w:val="1"/>
          <w:numId w:val="3"/>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56DBB28F" w14:textId="0D696169" w:rsidR="000E24EC" w:rsidRPr="000E24EC" w:rsidRDefault="000E24EC" w:rsidP="00412EC6">
      <w:pPr>
        <w:jc w:val="both"/>
        <w:rPr>
          <w:rFonts w:ascii="Comic Sans MS" w:hAnsi="Comic Sans MS"/>
          <w:b/>
          <w:bCs/>
        </w:rPr>
      </w:pPr>
      <w:r w:rsidRPr="000E24EC">
        <w:rPr>
          <w:rFonts w:ascii="Comic Sans MS" w:hAnsi="Comic Sans MS"/>
          <w:b/>
          <w:bCs/>
        </w:rPr>
        <w:t xml:space="preserve">3. Wind Element </w:t>
      </w:r>
    </w:p>
    <w:p w14:paraId="455E0B7D" w14:textId="77777777" w:rsidR="000E24EC" w:rsidRPr="000E24EC" w:rsidRDefault="000E24EC" w:rsidP="00412EC6">
      <w:pPr>
        <w:jc w:val="both"/>
        <w:rPr>
          <w:rFonts w:ascii="Comic Sans MS" w:hAnsi="Comic Sans MS"/>
        </w:rPr>
      </w:pPr>
      <w:r w:rsidRPr="000E24EC">
        <w:rPr>
          <w:rFonts w:ascii="Comic Sans MS" w:hAnsi="Comic Sans MS"/>
        </w:rPr>
        <w:t>The element of agility and evasion. This form is playful, joyous, and impossible to pin down.</w:t>
      </w:r>
    </w:p>
    <w:p w14:paraId="43EB97B2" w14:textId="5B8D476C" w:rsidR="000E24EC" w:rsidRPr="000E24EC" w:rsidRDefault="000E24EC" w:rsidP="00412EC6">
      <w:pPr>
        <w:numPr>
          <w:ilvl w:val="0"/>
          <w:numId w:val="4"/>
        </w:numPr>
        <w:jc w:val="both"/>
        <w:rPr>
          <w:rFonts w:ascii="Comic Sans MS" w:hAnsi="Comic Sans MS"/>
        </w:rPr>
      </w:pPr>
      <w:r w:rsidRPr="000E24EC">
        <w:rPr>
          <w:rFonts w:ascii="Comic Sans MS" w:hAnsi="Comic Sans MS"/>
          <w:b/>
          <w:bCs/>
        </w:rPr>
        <w:t xml:space="preserve">Tier 1: Wind </w:t>
      </w:r>
      <w:r w:rsidR="00412EC6">
        <w:rPr>
          <w:rFonts w:ascii="Comic Sans MS" w:hAnsi="Comic Sans MS"/>
          <w:b/>
          <w:bCs/>
        </w:rPr>
        <w:t>Hayami</w:t>
      </w:r>
    </w:p>
    <w:p w14:paraId="402766F9" w14:textId="77777777" w:rsidR="000E24EC" w:rsidRDefault="000E24EC" w:rsidP="00412EC6">
      <w:pPr>
        <w:numPr>
          <w:ilvl w:val="1"/>
          <w:numId w:val="4"/>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Aerial support and crowd control.</w:t>
      </w:r>
    </w:p>
    <w:p w14:paraId="5D6C390A" w14:textId="7E997316" w:rsidR="00FA189C" w:rsidRPr="000E24EC" w:rsidRDefault="00FA189C" w:rsidP="00412EC6">
      <w:pPr>
        <w:numPr>
          <w:ilvl w:val="1"/>
          <w:numId w:val="4"/>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dark blue</w:t>
      </w:r>
      <w:r w:rsidR="00D452CF">
        <w:rPr>
          <w:rFonts w:ascii="Comic Sans MS" w:hAnsi="Comic Sans MS"/>
        </w:rPr>
        <w:t xml:space="preserve"> (#0061FF)</w:t>
      </w:r>
      <w:r w:rsidR="009C2BE7">
        <w:rPr>
          <w:rFonts w:ascii="Comic Sans MS" w:hAnsi="Comic Sans MS"/>
        </w:rPr>
        <w:t xml:space="preserve"> outfit</w:t>
      </w:r>
    </w:p>
    <w:p w14:paraId="42A63A18" w14:textId="77777777" w:rsidR="000E24EC" w:rsidRPr="000E24EC" w:rsidRDefault="000E24EC" w:rsidP="00412EC6">
      <w:pPr>
        <w:numPr>
          <w:ilvl w:val="1"/>
          <w:numId w:val="4"/>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Manipulates air currents to fly and blow enemies away.</w:t>
      </w:r>
    </w:p>
    <w:p w14:paraId="7E0F8A2D" w14:textId="0C767DF7" w:rsidR="000E24EC" w:rsidRDefault="000E24EC" w:rsidP="00412EC6">
      <w:pPr>
        <w:numPr>
          <w:ilvl w:val="1"/>
          <w:numId w:val="4"/>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r w:rsidRPr="000E24EC">
        <w:rPr>
          <w:rFonts w:ascii="Comic Sans MS" w:hAnsi="Comic Sans MS"/>
          <w:i/>
          <w:iCs/>
        </w:rPr>
        <w:t>Wind Ball</w:t>
      </w:r>
      <w:r w:rsidRPr="000E24EC">
        <w:rPr>
          <w:rFonts w:ascii="Comic Sans MS" w:hAnsi="Comic Sans MS"/>
        </w:rPr>
        <w:t xml:space="preserve"> – Compressed air spheres thrown at </w:t>
      </w:r>
      <w:proofErr w:type="spellStart"/>
      <w:proofErr w:type="gramStart"/>
      <w:r w:rsidRPr="000E24EC">
        <w:rPr>
          <w:rFonts w:ascii="Comic Sans MS" w:hAnsi="Comic Sans MS"/>
        </w:rPr>
        <w:t>enemies.</w:t>
      </w:r>
      <w:ins w:id="44" w:author="Microsoft Word" w:date="2026-03-08T11:04:00Z" w16du:dateUtc="2026-03-08T04:04:00Z">
        <w:r w:rsidRPr="000E24EC">
          <w:rPr>
            <w:rFonts w:ascii="Comic Sans MS" w:hAnsi="Comic Sans MS"/>
            <w:b/>
            <w:bCs/>
          </w:rPr>
          <w:t>Signature</w:t>
        </w:r>
        <w:proofErr w:type="spellEnd"/>
        <w:proofErr w:type="gramEnd"/>
        <w:r w:rsidRPr="000E24EC">
          <w:rPr>
            <w:rFonts w:ascii="Comic Sans MS" w:hAnsi="Comic Sans MS"/>
            <w:b/>
            <w:bCs/>
          </w:rPr>
          <w:t xml:space="preserve"> Move:</w:t>
        </w:r>
        <w:r w:rsidRPr="000E24EC">
          <w:rPr>
            <w:rFonts w:ascii="Comic Sans MS" w:hAnsi="Comic Sans MS"/>
          </w:rPr>
          <w:t xml:space="preserve"> </w:t>
        </w:r>
      </w:ins>
    </w:p>
    <w:p w14:paraId="2EFA6211" w14:textId="77777777" w:rsidR="001F536C" w:rsidRDefault="001F536C" w:rsidP="001F536C">
      <w:pPr>
        <w:pStyle w:val="ListParagraph"/>
        <w:numPr>
          <w:ilvl w:val="2"/>
          <w:numId w:val="4"/>
        </w:numPr>
        <w:jc w:val="both"/>
        <w:rPr>
          <w:ins w:id="45" w:author="Microsoft Word" w:date="2026-03-08T11:04:00Z" w16du:dateUtc="2026-03-08T04:04:00Z"/>
          <w:rFonts w:ascii="Comic Sans MS" w:hAnsi="Comic Sans MS"/>
        </w:rPr>
      </w:pPr>
      <w:ins w:id="46" w:author="Microsoft Word" w:date="2026-03-08T11:04:00Z" w16du:dateUtc="2026-03-08T04:04:00Z">
        <w:r w:rsidRPr="001F536C">
          <w:rPr>
            <w:rFonts w:ascii="Comic Sans MS" w:hAnsi="Comic Sans MS"/>
            <w:b/>
            <w:bCs/>
          </w:rPr>
          <w:t>Wind Ball</w:t>
        </w:r>
        <w:r>
          <w:rPr>
            <w:rFonts w:ascii="Comic Sans MS" w:hAnsi="Comic Sans MS"/>
            <w:b/>
            <w:bCs/>
          </w:rPr>
          <w:t xml:space="preserve">: </w:t>
        </w:r>
        <w:r w:rsidRPr="001F536C">
          <w:rPr>
            <w:rFonts w:ascii="Comic Sans MS" w:hAnsi="Comic Sans MS"/>
          </w:rPr>
          <w:t>Hayami compresses air into a dense spinning sphere and hurls it at enemies. On impact, it explodes outward — less about damage, more about scattering and pushing targets back.</w:t>
        </w:r>
      </w:ins>
    </w:p>
    <w:p w14:paraId="5403934B" w14:textId="14782298" w:rsidR="001F536C" w:rsidRDefault="001F536C" w:rsidP="001F536C">
      <w:pPr>
        <w:pStyle w:val="ListParagraph"/>
        <w:numPr>
          <w:ilvl w:val="2"/>
          <w:numId w:val="4"/>
        </w:numPr>
        <w:jc w:val="both"/>
        <w:rPr>
          <w:ins w:id="47" w:author="Microsoft Word" w:date="2026-03-08T11:04:00Z" w16du:dateUtc="2026-03-08T04:04:00Z"/>
          <w:rFonts w:ascii="Comic Sans MS" w:hAnsi="Comic Sans MS"/>
        </w:rPr>
      </w:pPr>
      <w:ins w:id="48" w:author="Microsoft Word" w:date="2026-03-08T11:04:00Z" w16du:dateUtc="2026-03-08T04:04:00Z">
        <w:r w:rsidRPr="001F536C">
          <w:rPr>
            <w:rFonts w:ascii="Comic Sans MS" w:hAnsi="Comic Sans MS"/>
            <w:b/>
            <w:bCs/>
          </w:rPr>
          <w:t>Air Step</w:t>
        </w:r>
        <w:r>
          <w:rPr>
            <w:rFonts w:ascii="Comic Sans MS" w:hAnsi="Comic Sans MS"/>
            <w:b/>
            <w:bCs/>
          </w:rPr>
          <w:t>:</w:t>
        </w:r>
        <w:r>
          <w:rPr>
            <w:rFonts w:ascii="Comic Sans MS" w:hAnsi="Comic Sans MS"/>
          </w:rPr>
          <w:t xml:space="preserve"> </w:t>
        </w:r>
        <w:r w:rsidRPr="001F536C">
          <w:rPr>
            <w:rFonts w:ascii="Comic Sans MS" w:hAnsi="Comic Sans MS"/>
          </w:rPr>
          <w:t>Hayami kicks off a solidified pocket of air mid-fall or mid-air, allowing them to change direction, double jump, or stop momentum entirely. Their primary aerial mobility tool.</w:t>
        </w:r>
      </w:ins>
    </w:p>
    <w:p w14:paraId="5BFE090F" w14:textId="3F99771A" w:rsidR="001F536C" w:rsidRDefault="001F536C" w:rsidP="001F536C">
      <w:pPr>
        <w:pStyle w:val="ListParagraph"/>
        <w:numPr>
          <w:ilvl w:val="2"/>
          <w:numId w:val="4"/>
        </w:numPr>
        <w:jc w:val="both"/>
        <w:rPr>
          <w:ins w:id="49" w:author="Microsoft Word" w:date="2026-03-08T11:04:00Z" w16du:dateUtc="2026-03-08T04:04:00Z"/>
          <w:rFonts w:ascii="Comic Sans MS" w:hAnsi="Comic Sans MS"/>
        </w:rPr>
      </w:pPr>
      <w:ins w:id="50" w:author="Microsoft Word" w:date="2026-03-08T11:04:00Z" w16du:dateUtc="2026-03-08T04:04:00Z">
        <w:r w:rsidRPr="001F536C">
          <w:rPr>
            <w:rFonts w:ascii="Comic Sans MS" w:hAnsi="Comic Sans MS"/>
            <w:b/>
            <w:bCs/>
          </w:rPr>
          <w:t>Gale Burst</w:t>
        </w:r>
        <w:r>
          <w:rPr>
            <w:rFonts w:ascii="Comic Sans MS" w:hAnsi="Comic Sans MS"/>
            <w:b/>
            <w:bCs/>
          </w:rPr>
          <w:t xml:space="preserve">: </w:t>
        </w:r>
        <w:r w:rsidRPr="001F536C">
          <w:rPr>
            <w:rFonts w:ascii="Comic Sans MS" w:hAnsi="Comic Sans MS"/>
          </w:rPr>
          <w:t>Hayami releases a wide, wave of wind from both palms — a crowd-control tool for pushing back multiple enemies at once. Doesn't hit hard, but the knockback is brutal.</w:t>
        </w:r>
      </w:ins>
    </w:p>
    <w:p w14:paraId="64239CFA" w14:textId="2EB12889" w:rsidR="001F536C" w:rsidRPr="001F536C" w:rsidRDefault="001F536C" w:rsidP="001F536C">
      <w:pPr>
        <w:pStyle w:val="ListParagraph"/>
        <w:numPr>
          <w:ilvl w:val="2"/>
          <w:numId w:val="4"/>
        </w:numPr>
        <w:jc w:val="both"/>
        <w:rPr>
          <w:ins w:id="51" w:author="Microsoft Word" w:date="2026-03-08T11:04:00Z" w16du:dateUtc="2026-03-08T04:04:00Z"/>
          <w:rFonts w:ascii="Comic Sans MS" w:hAnsi="Comic Sans MS"/>
        </w:rPr>
      </w:pPr>
      <w:ins w:id="52" w:author="Microsoft Word" w:date="2026-03-08T11:04:00Z" w16du:dateUtc="2026-03-08T04:04:00Z">
        <w:r w:rsidRPr="001F536C">
          <w:rPr>
            <w:rFonts w:ascii="Comic Sans MS" w:hAnsi="Comic Sans MS"/>
            <w:b/>
            <w:bCs/>
          </w:rPr>
          <w:t>Updraft</w:t>
        </w:r>
        <w:r>
          <w:rPr>
            <w:rFonts w:ascii="Comic Sans MS" w:hAnsi="Comic Sans MS"/>
            <w:b/>
            <w:bCs/>
          </w:rPr>
          <w:t>:</w:t>
        </w:r>
        <w:r>
          <w:rPr>
            <w:rFonts w:ascii="Comic Sans MS" w:hAnsi="Comic Sans MS"/>
          </w:rPr>
          <w:t xml:space="preserve"> </w:t>
        </w:r>
        <w:r w:rsidRPr="001F536C">
          <w:rPr>
            <w:rFonts w:ascii="Comic Sans MS" w:hAnsi="Comic Sans MS"/>
          </w:rPr>
          <w:t>Hayami generates a rising column of air beneath an enemy, launching them skyward and leaving them vulnerable mid-air. A setup move — nearly useless alone, devastating in combination.</w:t>
        </w:r>
      </w:ins>
    </w:p>
    <w:p w14:paraId="3534C9EC" w14:textId="3C7631D9" w:rsidR="000E24EC" w:rsidRPr="000E24EC" w:rsidRDefault="000E24EC" w:rsidP="00412EC6">
      <w:pPr>
        <w:numPr>
          <w:ilvl w:val="0"/>
          <w:numId w:val="4"/>
        </w:numPr>
        <w:jc w:val="both"/>
        <w:rPr>
          <w:rFonts w:ascii="Comic Sans MS" w:hAnsi="Comic Sans MS"/>
        </w:rPr>
      </w:pPr>
      <w:r w:rsidRPr="000E24EC">
        <w:rPr>
          <w:rFonts w:ascii="Comic Sans MS" w:hAnsi="Comic Sans MS"/>
          <w:b/>
          <w:bCs/>
        </w:rPr>
        <w:t xml:space="preserve">Tier 2: Cyclone </w:t>
      </w:r>
      <w:r w:rsidR="00412EC6">
        <w:rPr>
          <w:rFonts w:ascii="Comic Sans MS" w:hAnsi="Comic Sans MS"/>
          <w:b/>
          <w:bCs/>
        </w:rPr>
        <w:t>Hayami</w:t>
      </w:r>
    </w:p>
    <w:p w14:paraId="45333A07" w14:textId="37444698" w:rsidR="000E24EC" w:rsidRPr="000E24EC" w:rsidRDefault="000E24EC" w:rsidP="00412EC6">
      <w:pPr>
        <w:numPr>
          <w:ilvl w:val="1"/>
          <w:numId w:val="4"/>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Hayami</w:t>
      </w:r>
      <w:r w:rsidRPr="000E24EC">
        <w:rPr>
          <w:rFonts w:ascii="Comic Sans MS" w:hAnsi="Comic Sans MS"/>
        </w:rPr>
        <w:t xml:space="preserve"> was </w:t>
      </w:r>
      <w:r w:rsidR="00412EC6">
        <w:rPr>
          <w:rFonts w:ascii="Comic Sans MS" w:hAnsi="Comic Sans MS"/>
        </w:rPr>
        <w:t>hype</w:t>
      </w:r>
      <w:r w:rsidRPr="000E24EC">
        <w:rPr>
          <w:rFonts w:ascii="Comic Sans MS" w:hAnsi="Comic Sans MS"/>
        </w:rPr>
        <w:t>/</w:t>
      </w:r>
      <w:proofErr w:type="spellStart"/>
      <w:r w:rsidRPr="000E24EC">
        <w:rPr>
          <w:rFonts w:ascii="Comic Sans MS" w:hAnsi="Comic Sans MS"/>
        </w:rPr>
        <w:t>hyperactive</w:t>
      </w:r>
      <w:ins w:id="53" w:author="Microsoft Word" w:date="2026-03-08T11:04:00Z" w16du:dateUtc="2026-03-08T04:04:00Z">
        <w:r w:rsidRPr="000E24EC">
          <w:rPr>
            <w:rFonts w:ascii="Comic Sans MS" w:hAnsi="Comic Sans MS"/>
            <w:b/>
            <w:bCs/>
          </w:rPr>
          <w:t>Evolution</w:t>
        </w:r>
        <w:proofErr w:type="spellEnd"/>
        <w:r w:rsidRPr="000E24EC">
          <w:rPr>
            <w:rFonts w:ascii="Comic Sans MS" w:hAnsi="Comic Sans MS"/>
            <w:b/>
            <w:bCs/>
          </w:rPr>
          <w:t>:</w:t>
        </w:r>
        <w:r w:rsidRPr="000E24EC">
          <w:rPr>
            <w:rFonts w:ascii="Comic Sans MS" w:hAnsi="Comic Sans MS"/>
          </w:rPr>
          <w:t xml:space="preserve"> Unlocked when </w:t>
        </w:r>
        <w:r w:rsidR="004735FF">
          <w:rPr>
            <w:rFonts w:ascii="Comic Sans MS" w:hAnsi="Comic Sans MS"/>
          </w:rPr>
          <w:t>experience</w:t>
        </w:r>
        <w:r w:rsidRPr="000E24EC">
          <w:rPr>
            <w:rFonts w:ascii="Comic Sans MS" w:hAnsi="Comic Sans MS"/>
          </w:rPr>
          <w:t xml:space="preserve"> </w:t>
        </w:r>
        <w:r w:rsidR="002445D7">
          <w:rPr>
            <w:rFonts w:ascii="Comic Sans MS" w:hAnsi="Comic Sans MS"/>
          </w:rPr>
          <w:t xml:space="preserve">unstable emotion leads to </w:t>
        </w:r>
        <w:proofErr w:type="spellStart"/>
        <w:r w:rsidR="002445D7">
          <w:rPr>
            <w:rFonts w:ascii="Comic Sans MS" w:hAnsi="Comic Sans MS"/>
          </w:rPr>
          <w:t>hyperactiveness</w:t>
        </w:r>
        <w:proofErr w:type="spellEnd"/>
        <w:r w:rsidR="002445D7">
          <w:rPr>
            <w:rFonts w:ascii="Comic Sans MS" w:hAnsi="Comic Sans MS"/>
          </w:rPr>
          <w:t>.</w:t>
        </w:r>
      </w:ins>
    </w:p>
    <w:p w14:paraId="5945E978" w14:textId="51D0AC26" w:rsidR="000E24EC" w:rsidRDefault="000E24EC" w:rsidP="00412EC6">
      <w:pPr>
        <w:numPr>
          <w:ilvl w:val="1"/>
          <w:numId w:val="4"/>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Happy-go-</w:t>
      </w:r>
      <w:proofErr w:type="spellStart"/>
      <w:proofErr w:type="gramStart"/>
      <w:r w:rsidRPr="000E24EC">
        <w:rPr>
          <w:rFonts w:ascii="Comic Sans MS" w:hAnsi="Comic Sans MS"/>
        </w:rPr>
        <w:t>lucky,</w:t>
      </w:r>
      <w:ins w:id="54" w:author="Microsoft Word" w:date="2026-03-08T11:04:00Z" w16du:dateUtc="2026-03-08T04:04:00Z">
        <w:r w:rsidR="00A10BE1" w:rsidRPr="002D44BD">
          <w:rPr>
            <w:rFonts w:ascii="Comic Sans MS" w:hAnsi="Comic Sans MS"/>
          </w:rPr>
          <w:t>Free</w:t>
        </w:r>
        <w:proofErr w:type="spellEnd"/>
        <w:proofErr w:type="gramEnd"/>
        <w:r w:rsidR="00A10BE1" w:rsidRPr="002D44BD">
          <w:rPr>
            <w:rFonts w:ascii="Comic Sans MS" w:hAnsi="Comic Sans MS"/>
          </w:rPr>
          <w:t>-spirited, Witty, Chaotic, Flighty</w:t>
        </w:r>
        <w:r w:rsidRPr="000E24EC">
          <w:rPr>
            <w:rFonts w:ascii="Comic Sans MS" w:hAnsi="Comic Sans MS"/>
          </w:rPr>
          <w:t xml:space="preserve">, </w:t>
        </w:r>
        <w:r w:rsidR="00A10BE1">
          <w:rPr>
            <w:rFonts w:ascii="Comic Sans MS" w:hAnsi="Comic Sans MS"/>
          </w:rPr>
          <w:t>C</w:t>
        </w:r>
        <w:r w:rsidRPr="000E24EC">
          <w:rPr>
            <w:rFonts w:ascii="Comic Sans MS" w:hAnsi="Comic Sans MS"/>
          </w:rPr>
          <w:t>arefree.</w:t>
        </w:r>
        <w:r w:rsidR="00A10BE1">
          <w:rPr>
            <w:rFonts w:ascii="Comic Sans MS" w:hAnsi="Comic Sans MS"/>
          </w:rPr>
          <w:t xml:space="preserve"> They’re a</w:t>
        </w:r>
      </w:ins>
      <w:r w:rsidR="00A10BE1">
        <w:rPr>
          <w:rFonts w:ascii="Comic Sans MS" w:hAnsi="Comic Sans MS"/>
        </w:rPr>
        <w:t xml:space="preserve"> prankster</w:t>
      </w:r>
      <w:r w:rsidRPr="000E24EC">
        <w:rPr>
          <w:rFonts w:ascii="Comic Sans MS" w:hAnsi="Comic Sans MS"/>
        </w:rPr>
        <w:t>,</w:t>
      </w:r>
      <w:r w:rsidR="00A10BE1">
        <w:rPr>
          <w:rFonts w:ascii="Comic Sans MS" w:hAnsi="Comic Sans MS"/>
        </w:rPr>
        <w:t xml:space="preserve"> and </w:t>
      </w:r>
      <w:proofErr w:type="spellStart"/>
      <w:r w:rsidRPr="000E24EC">
        <w:rPr>
          <w:rFonts w:ascii="Comic Sans MS" w:hAnsi="Comic Sans MS"/>
        </w:rPr>
        <w:t>carefree</w:t>
      </w:r>
      <w:ins w:id="55" w:author="Microsoft Word" w:date="2026-03-08T11:04:00Z" w16du:dateUtc="2026-03-08T04:04:00Z">
        <w:r w:rsidR="00A10BE1">
          <w:rPr>
            <w:rFonts w:ascii="Comic Sans MS" w:hAnsi="Comic Sans MS"/>
          </w:rPr>
          <w:t>a</w:t>
        </w:r>
        <w:proofErr w:type="spellEnd"/>
        <w:r w:rsidR="00A10BE1">
          <w:rPr>
            <w:rFonts w:ascii="Comic Sans MS" w:hAnsi="Comic Sans MS"/>
          </w:rPr>
          <w:t xml:space="preserve"> </w:t>
        </w:r>
        <w:proofErr w:type="spellStart"/>
        <w:r w:rsidR="00A10BE1">
          <w:rPr>
            <w:rFonts w:ascii="Comic Sans MS" w:hAnsi="Comic Sans MS"/>
          </w:rPr>
          <w:t>trobblemaker</w:t>
        </w:r>
      </w:ins>
      <w:proofErr w:type="spellEnd"/>
      <w:r w:rsidR="00A10BE1">
        <w:rPr>
          <w:rFonts w:ascii="Comic Sans MS" w:hAnsi="Comic Sans MS"/>
        </w:rPr>
        <w:t>.</w:t>
      </w:r>
    </w:p>
    <w:p w14:paraId="3B2A3200" w14:textId="1B03161F" w:rsidR="00D15AF2" w:rsidRPr="000E24EC" w:rsidRDefault="00D15AF2" w:rsidP="00D15AF2">
      <w:pPr>
        <w:numPr>
          <w:ilvl w:val="1"/>
          <w:numId w:val="4"/>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w:t>
      </w:r>
      <w:r>
        <w:rPr>
          <w:rFonts w:ascii="Comic Sans MS" w:hAnsi="Comic Sans MS"/>
        </w:rPr>
        <w:t>White</w:t>
      </w:r>
      <w:r w:rsidR="00D452CF">
        <w:rPr>
          <w:rFonts w:ascii="Comic Sans MS" w:hAnsi="Comic Sans MS"/>
        </w:rPr>
        <w:t xml:space="preserve"> (#FFFFFF)</w:t>
      </w:r>
      <w:r>
        <w:rPr>
          <w:rFonts w:ascii="Comic Sans MS" w:hAnsi="Comic Sans MS"/>
        </w:rPr>
        <w:t>, dark blue</w:t>
      </w:r>
      <w:r w:rsidR="00AA0C95">
        <w:rPr>
          <w:rFonts w:ascii="Comic Sans MS" w:hAnsi="Comic Sans MS"/>
        </w:rPr>
        <w:t xml:space="preserve"> (</w:t>
      </w:r>
      <w:r w:rsidR="00042BCC">
        <w:rPr>
          <w:rFonts w:ascii="Comic Sans MS" w:hAnsi="Comic Sans MS"/>
        </w:rPr>
        <w:t>#004ECC</w:t>
      </w:r>
      <w:r w:rsidR="00AA0C95">
        <w:rPr>
          <w:rFonts w:ascii="Comic Sans MS" w:hAnsi="Comic Sans MS"/>
        </w:rPr>
        <w:t>)</w:t>
      </w:r>
      <w:r>
        <w:rPr>
          <w:rFonts w:ascii="Comic Sans MS" w:hAnsi="Comic Sans MS"/>
        </w:rPr>
        <w:t>,</w:t>
      </w:r>
      <w:r w:rsidR="00AA0C95">
        <w:rPr>
          <w:rFonts w:ascii="Comic Sans MS" w:hAnsi="Comic Sans MS"/>
        </w:rPr>
        <w:t xml:space="preserve"> </w:t>
      </w:r>
      <w:r>
        <w:rPr>
          <w:rFonts w:ascii="Comic Sans MS" w:hAnsi="Comic Sans MS"/>
        </w:rPr>
        <w:t>cyan</w:t>
      </w:r>
      <w:r w:rsidR="00042BCC">
        <w:rPr>
          <w:rFonts w:ascii="Comic Sans MS" w:hAnsi="Comic Sans MS"/>
        </w:rPr>
        <w:t xml:space="preserve"> (#</w:t>
      </w:r>
      <w:r w:rsidR="001B7DBB">
        <w:rPr>
          <w:rFonts w:ascii="Comic Sans MS" w:hAnsi="Comic Sans MS"/>
        </w:rPr>
        <w:t>00FFF2</w:t>
      </w:r>
      <w:r w:rsidR="00042BCC">
        <w:rPr>
          <w:rFonts w:ascii="Comic Sans MS" w:hAnsi="Comic Sans MS"/>
        </w:rPr>
        <w:t>)</w:t>
      </w:r>
      <w:r w:rsidR="00AA0C95">
        <w:rPr>
          <w:rFonts w:ascii="Comic Sans MS" w:hAnsi="Comic Sans MS"/>
        </w:rPr>
        <w:t xml:space="preserve">, and a </w:t>
      </w:r>
      <w:r w:rsidR="004F06FA">
        <w:rPr>
          <w:rFonts w:ascii="Comic Sans MS" w:hAnsi="Comic Sans MS"/>
        </w:rPr>
        <w:t>slight</w:t>
      </w:r>
      <w:r w:rsidR="00AA0C95">
        <w:rPr>
          <w:rFonts w:ascii="Comic Sans MS" w:hAnsi="Comic Sans MS"/>
        </w:rPr>
        <w:t xml:space="preserve"> yellow </w:t>
      </w:r>
      <w:r w:rsidR="00FB6B99">
        <w:rPr>
          <w:rFonts w:ascii="Comic Sans MS" w:hAnsi="Comic Sans MS"/>
        </w:rPr>
        <w:t xml:space="preserve">(#F6FF00) </w:t>
      </w:r>
      <w:r w:rsidR="004F06FA">
        <w:rPr>
          <w:rFonts w:ascii="Comic Sans MS" w:hAnsi="Comic Sans MS"/>
        </w:rPr>
        <w:t>accent</w:t>
      </w:r>
      <w:r>
        <w:rPr>
          <w:rFonts w:ascii="Comic Sans MS" w:hAnsi="Comic Sans MS"/>
        </w:rPr>
        <w:t xml:space="preserve"> color palette on their outfits. Their eyes turn cyan.</w:t>
      </w:r>
    </w:p>
    <w:p w14:paraId="6A1A9302" w14:textId="17986BB3" w:rsidR="000E24EC" w:rsidRPr="000E24EC" w:rsidRDefault="000E24EC" w:rsidP="00412EC6">
      <w:pPr>
        <w:numPr>
          <w:ilvl w:val="1"/>
          <w:numId w:val="4"/>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ride on a hoverboard made of wind (</w:t>
      </w:r>
      <w:r w:rsidR="00412EC6" w:rsidRPr="00D15AF2">
        <w:rPr>
          <w:rFonts w:ascii="Comic Sans MS" w:hAnsi="Comic Sans MS"/>
          <w:i/>
          <w:iCs/>
        </w:rPr>
        <w:t>Cyclone</w:t>
      </w:r>
      <w:r w:rsidR="00412EC6">
        <w:rPr>
          <w:rFonts w:ascii="Comic Sans MS" w:hAnsi="Comic Sans MS"/>
        </w:rPr>
        <w:t xml:space="preserve"> </w:t>
      </w:r>
      <w:r w:rsidRPr="000E24EC">
        <w:rPr>
          <w:rFonts w:ascii="Comic Sans MS" w:hAnsi="Comic Sans MS"/>
          <w:i/>
          <w:iCs/>
        </w:rPr>
        <w:t>Hoverboard</w:t>
      </w:r>
      <w:r w:rsidRPr="000E24EC">
        <w:rPr>
          <w:rFonts w:ascii="Comic Sans MS" w:hAnsi="Comic Sans MS"/>
        </w:rPr>
        <w:t>) allowing for high-speed flight.</w:t>
      </w:r>
      <w:r>
        <w:rPr>
          <w:rFonts w:ascii="Comic Sans MS" w:hAnsi="Comic Sans MS"/>
        </w:rPr>
        <w:t xml:space="preserve"> they </w:t>
      </w:r>
      <w:r w:rsidRPr="000E24EC">
        <w:rPr>
          <w:rFonts w:ascii="Comic Sans MS" w:hAnsi="Comic Sans MS"/>
        </w:rPr>
        <w:t>create massive tornadoes.</w:t>
      </w:r>
    </w:p>
    <w:p w14:paraId="18869B94" w14:textId="77777777" w:rsidR="000E24EC" w:rsidRPr="004735FF" w:rsidRDefault="000E24EC" w:rsidP="00412EC6">
      <w:pPr>
        <w:numPr>
          <w:ilvl w:val="1"/>
          <w:numId w:val="4"/>
        </w:numPr>
        <w:jc w:val="both"/>
        <w:rPr>
          <w:rFonts w:ascii="Comic Sans MS" w:hAnsi="Comic Sans MS"/>
        </w:rPr>
      </w:pPr>
      <w:r w:rsidRPr="000E24EC">
        <w:rPr>
          <w:rFonts w:ascii="Comic Sans MS" w:hAnsi="Comic Sans MS"/>
          <w:b/>
          <w:bCs/>
        </w:rPr>
        <w:t>Signature Moves:</w:t>
      </w:r>
    </w:p>
    <w:p w14:paraId="7F0B4D29" w14:textId="6FD23525" w:rsidR="000E24EC" w:rsidRPr="000E24EC" w:rsidRDefault="000E24EC" w:rsidP="00412EC6">
      <w:pPr>
        <w:numPr>
          <w:ilvl w:val="2"/>
          <w:numId w:val="4"/>
        </w:numPr>
        <w:jc w:val="both"/>
        <w:rPr>
          <w:rFonts w:ascii="Comic Sans MS" w:hAnsi="Comic Sans MS"/>
        </w:rPr>
      </w:pPr>
      <w:r w:rsidRPr="000E24EC">
        <w:rPr>
          <w:rFonts w:ascii="Comic Sans MS" w:hAnsi="Comic Sans MS"/>
          <w:i/>
          <w:iCs/>
        </w:rPr>
        <w:t>Cyclone Drill:</w:t>
      </w:r>
      <w:r w:rsidRPr="000E24EC">
        <w:rPr>
          <w:rFonts w:ascii="Comic Sans MS" w:hAnsi="Comic Sans MS"/>
        </w:rPr>
        <w:t xml:space="preserve"> A massive spinning wind drill attached to</w:t>
      </w:r>
      <w:r>
        <w:rPr>
          <w:rFonts w:ascii="Comic Sans MS" w:hAnsi="Comic Sans MS"/>
        </w:rPr>
        <w:t xml:space="preserve"> their </w:t>
      </w:r>
      <w:r w:rsidRPr="000E24EC">
        <w:rPr>
          <w:rFonts w:ascii="Comic Sans MS" w:hAnsi="Comic Sans MS"/>
        </w:rPr>
        <w:t>hand for piercing attacks.</w:t>
      </w:r>
    </w:p>
    <w:p w14:paraId="6F9C1A46" w14:textId="3255D0D1" w:rsidR="000E24EC" w:rsidRPr="000E24EC" w:rsidRDefault="000E24EC" w:rsidP="00412EC6">
      <w:pPr>
        <w:numPr>
          <w:ilvl w:val="2"/>
          <w:numId w:val="4"/>
        </w:numPr>
        <w:jc w:val="both"/>
        <w:rPr>
          <w:rFonts w:ascii="Comic Sans MS" w:hAnsi="Comic Sans MS"/>
        </w:rPr>
      </w:pPr>
      <w:r w:rsidRPr="000E24EC">
        <w:rPr>
          <w:rFonts w:ascii="Comic Sans MS" w:hAnsi="Comic Sans MS"/>
          <w:i/>
          <w:iCs/>
        </w:rPr>
        <w:t>Cyclone Vortex:</w:t>
      </w:r>
      <w:r w:rsidRPr="000E24EC">
        <w:rPr>
          <w:rFonts w:ascii="Comic Sans MS" w:hAnsi="Comic Sans MS"/>
        </w:rPr>
        <w:t xml:space="preserve"> Summons giant tornadoes to sweep armies away.</w:t>
      </w:r>
    </w:p>
    <w:p w14:paraId="6972B550" w14:textId="77777777" w:rsidR="004735FF" w:rsidRDefault="004735FF" w:rsidP="002445D7">
      <w:pPr>
        <w:numPr>
          <w:ilvl w:val="2"/>
          <w:numId w:val="4"/>
        </w:numPr>
        <w:spacing w:after="0"/>
        <w:jc w:val="both"/>
        <w:rPr>
          <w:ins w:id="56" w:author="Microsoft Word" w:date="2026-03-08T11:04:00Z" w16du:dateUtc="2026-03-08T04:04:00Z"/>
          <w:rFonts w:ascii="Comic Sans MS" w:hAnsi="Comic Sans MS"/>
        </w:rPr>
      </w:pPr>
      <w:ins w:id="57" w:author="Microsoft Word" w:date="2026-03-08T11:04:00Z" w16du:dateUtc="2026-03-08T04:04:00Z">
        <w:r w:rsidRPr="004735FF">
          <w:rPr>
            <w:rFonts w:ascii="Comic Sans MS" w:hAnsi="Comic Sans MS"/>
            <w:b/>
            <w:bCs/>
          </w:rPr>
          <w:t>Cyclone Hoverboard</w:t>
        </w:r>
        <w:r>
          <w:rPr>
            <w:rFonts w:ascii="Comic Sans MS" w:hAnsi="Comic Sans MS"/>
            <w:b/>
            <w:bCs/>
          </w:rPr>
          <w:t xml:space="preserve">: </w:t>
        </w:r>
        <w:r w:rsidRPr="004735FF">
          <w:rPr>
            <w:rFonts w:ascii="Comic Sans MS" w:hAnsi="Comic Sans MS"/>
          </w:rPr>
          <w:t>Hayami conjures a hoverboard made of compressed wind and rides it at high speed — weaving through attacks, doing unnecessary spins, using it as a battering ram. Mobility and chaos in one.</w:t>
        </w:r>
      </w:ins>
    </w:p>
    <w:p w14:paraId="32B82B39" w14:textId="77777777" w:rsidR="004735FF" w:rsidRDefault="004735FF" w:rsidP="002445D7">
      <w:pPr>
        <w:numPr>
          <w:ilvl w:val="2"/>
          <w:numId w:val="4"/>
        </w:numPr>
        <w:spacing w:after="0"/>
        <w:jc w:val="both"/>
        <w:rPr>
          <w:ins w:id="58" w:author="Microsoft Word" w:date="2026-03-08T11:04:00Z" w16du:dateUtc="2026-03-08T04:04:00Z"/>
          <w:rFonts w:ascii="Comic Sans MS" w:hAnsi="Comic Sans MS"/>
        </w:rPr>
      </w:pPr>
      <w:ins w:id="59" w:author="Microsoft Word" w:date="2026-03-08T11:04:00Z" w16du:dateUtc="2026-03-08T04:04:00Z">
        <w:r w:rsidRPr="004735FF">
          <w:rPr>
            <w:rFonts w:ascii="Comic Sans MS" w:hAnsi="Comic Sans MS"/>
            <w:b/>
            <w:bCs/>
          </w:rPr>
          <w:t>Cyclone Drill</w:t>
        </w:r>
        <w:r>
          <w:rPr>
            <w:rFonts w:ascii="Comic Sans MS" w:hAnsi="Comic Sans MS"/>
            <w:b/>
            <w:bCs/>
          </w:rPr>
          <w:t>:</w:t>
        </w:r>
        <w:r>
          <w:rPr>
            <w:rFonts w:ascii="Comic Sans MS" w:hAnsi="Comic Sans MS"/>
          </w:rPr>
          <w:t xml:space="preserve"> </w:t>
        </w:r>
        <w:r w:rsidRPr="004735FF">
          <w:rPr>
            <w:rFonts w:ascii="Comic Sans MS" w:hAnsi="Comic Sans MS"/>
          </w:rPr>
          <w:t>Hayami engulfs their fist or arm in a spinning column of air, drilling forward with piercing force. Used while riding the hoverboard for a jousting-style charge attack. Hayami is absolutely having fun doing this.</w:t>
        </w:r>
      </w:ins>
    </w:p>
    <w:p w14:paraId="31AD19FB" w14:textId="77777777" w:rsidR="004735FF" w:rsidRDefault="004735FF" w:rsidP="002445D7">
      <w:pPr>
        <w:numPr>
          <w:ilvl w:val="2"/>
          <w:numId w:val="4"/>
        </w:numPr>
        <w:spacing w:after="0"/>
        <w:jc w:val="both"/>
        <w:rPr>
          <w:ins w:id="60" w:author="Microsoft Word" w:date="2026-03-08T11:04:00Z" w16du:dateUtc="2026-03-08T04:04:00Z"/>
          <w:rFonts w:ascii="Comic Sans MS" w:hAnsi="Comic Sans MS"/>
        </w:rPr>
      </w:pPr>
      <w:ins w:id="61" w:author="Microsoft Word" w:date="2026-03-08T11:04:00Z" w16du:dateUtc="2026-03-08T04:04:00Z">
        <w:r w:rsidRPr="004735FF">
          <w:rPr>
            <w:rFonts w:ascii="Comic Sans MS" w:hAnsi="Comic Sans MS"/>
            <w:b/>
            <w:bCs/>
          </w:rPr>
          <w:t>Cyclone Vortex</w:t>
        </w:r>
        <w:r>
          <w:rPr>
            <w:rFonts w:ascii="Comic Sans MS" w:hAnsi="Comic Sans MS"/>
            <w:b/>
            <w:bCs/>
          </w:rPr>
          <w:t>:</w:t>
        </w:r>
        <w:r>
          <w:rPr>
            <w:rFonts w:ascii="Comic Sans MS" w:hAnsi="Comic Sans MS"/>
          </w:rPr>
          <w:t xml:space="preserve"> </w:t>
        </w:r>
        <w:r w:rsidRPr="004735FF">
          <w:rPr>
            <w:rFonts w:ascii="Comic Sans MS" w:hAnsi="Comic Sans MS"/>
          </w:rPr>
          <w:t>Hayami summons a massive tornado that sweeps across the battlefield. Less controlled than other moves — even Hayami isn't totally sure where it's going — but it clears entire groups with ease.</w:t>
        </w:r>
      </w:ins>
    </w:p>
    <w:p w14:paraId="2069F458" w14:textId="6E1FABB4" w:rsidR="004735FF" w:rsidRPr="000E24EC" w:rsidRDefault="004735FF" w:rsidP="002445D7">
      <w:pPr>
        <w:numPr>
          <w:ilvl w:val="2"/>
          <w:numId w:val="4"/>
        </w:numPr>
        <w:jc w:val="both"/>
        <w:rPr>
          <w:ins w:id="62" w:author="Microsoft Word" w:date="2026-03-08T11:04:00Z" w16du:dateUtc="2026-03-08T04:04:00Z"/>
          <w:rFonts w:ascii="Comic Sans MS" w:hAnsi="Comic Sans MS"/>
        </w:rPr>
      </w:pPr>
      <w:ins w:id="63" w:author="Microsoft Word" w:date="2026-03-08T11:04:00Z" w16du:dateUtc="2026-03-08T04:04:00Z">
        <w:r w:rsidRPr="004735FF">
          <w:rPr>
            <w:rFonts w:ascii="Comic Sans MS" w:hAnsi="Comic Sans MS"/>
            <w:b/>
            <w:bCs/>
          </w:rPr>
          <w:lastRenderedPageBreak/>
          <w:t>Turbulence</w:t>
        </w:r>
        <w:r>
          <w:rPr>
            <w:rFonts w:ascii="Comic Sans MS" w:hAnsi="Comic Sans MS"/>
            <w:b/>
            <w:bCs/>
          </w:rPr>
          <w:t>:</w:t>
        </w:r>
        <w:r>
          <w:rPr>
            <w:rFonts w:ascii="Comic Sans MS" w:hAnsi="Comic Sans MS"/>
          </w:rPr>
          <w:t xml:space="preserve"> </w:t>
        </w:r>
        <w:r w:rsidRPr="004735FF">
          <w:rPr>
            <w:rFonts w:ascii="Comic Sans MS" w:hAnsi="Comic Sans MS"/>
          </w:rPr>
          <w:t>Hayami saturates the entire area around them with chaotic wind currents, disrupting enemy movement, throwing off projectile trajectories, and making it nearly impossible to land a clean hit on Hayami. Hayami treats this like a force field game.</w:t>
        </w:r>
      </w:ins>
    </w:p>
    <w:p w14:paraId="52A8DD59" w14:textId="7DB691E1" w:rsidR="000E24EC" w:rsidRPr="000E24EC" w:rsidRDefault="000E24EC" w:rsidP="00412EC6">
      <w:pPr>
        <w:numPr>
          <w:ilvl w:val="0"/>
          <w:numId w:val="4"/>
        </w:numPr>
        <w:jc w:val="both"/>
        <w:rPr>
          <w:rFonts w:ascii="Comic Sans MS" w:hAnsi="Comic Sans MS"/>
        </w:rPr>
      </w:pPr>
      <w:r w:rsidRPr="000E24EC">
        <w:rPr>
          <w:rFonts w:ascii="Comic Sans MS" w:hAnsi="Comic Sans MS"/>
          <w:b/>
          <w:bCs/>
        </w:rPr>
        <w:t xml:space="preserve">Tier 3: Tempest </w:t>
      </w:r>
      <w:r w:rsidR="00D15AF2">
        <w:rPr>
          <w:rFonts w:ascii="Comic Sans MS" w:hAnsi="Comic Sans MS"/>
          <w:b/>
          <w:bCs/>
        </w:rPr>
        <w:t>Hayami</w:t>
      </w:r>
    </w:p>
    <w:p w14:paraId="4E273F9E" w14:textId="0A28747D" w:rsidR="000E24EC" w:rsidRPr="000E24EC" w:rsidRDefault="000E24EC" w:rsidP="00D15AF2">
      <w:pPr>
        <w:numPr>
          <w:ilvl w:val="1"/>
          <w:numId w:val="4"/>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sidR="00D15AF2">
        <w:rPr>
          <w:rFonts w:ascii="Comic Sans MS" w:hAnsi="Comic Sans MS"/>
        </w:rPr>
        <w:t>Not yet discovered</w:t>
      </w:r>
    </w:p>
    <w:p w14:paraId="52C0722E" w14:textId="2E7E95ED" w:rsidR="000E24EC" w:rsidRPr="000E24EC" w:rsidRDefault="000E24EC" w:rsidP="00412EC6">
      <w:pPr>
        <w:jc w:val="both"/>
        <w:rPr>
          <w:rFonts w:ascii="Comic Sans MS" w:hAnsi="Comic Sans MS"/>
          <w:b/>
          <w:bCs/>
        </w:rPr>
      </w:pPr>
      <w:r w:rsidRPr="000E24EC">
        <w:rPr>
          <w:rFonts w:ascii="Comic Sans MS" w:hAnsi="Comic Sans MS"/>
          <w:b/>
          <w:bCs/>
        </w:rPr>
        <w:t xml:space="preserve">4. Fire Element </w:t>
      </w:r>
    </w:p>
    <w:p w14:paraId="3BE92A20" w14:textId="77777777" w:rsidR="000E24EC" w:rsidRPr="000E24EC" w:rsidRDefault="000E24EC" w:rsidP="00412EC6">
      <w:pPr>
        <w:jc w:val="both"/>
        <w:rPr>
          <w:rFonts w:ascii="Comic Sans MS" w:hAnsi="Comic Sans MS"/>
        </w:rPr>
      </w:pPr>
      <w:r w:rsidRPr="000E24EC">
        <w:rPr>
          <w:rFonts w:ascii="Comic Sans MS" w:hAnsi="Comic Sans MS"/>
        </w:rPr>
        <w:t>The element of raw destruction and rage.</w:t>
      </w:r>
    </w:p>
    <w:p w14:paraId="7B01D82D" w14:textId="34946BB4" w:rsidR="000E24EC" w:rsidRPr="000E24EC" w:rsidRDefault="000E24EC" w:rsidP="00412EC6">
      <w:pPr>
        <w:numPr>
          <w:ilvl w:val="0"/>
          <w:numId w:val="5"/>
        </w:numPr>
        <w:jc w:val="both"/>
        <w:rPr>
          <w:rFonts w:ascii="Comic Sans MS" w:hAnsi="Comic Sans MS"/>
        </w:rPr>
      </w:pPr>
      <w:r w:rsidRPr="000E24EC">
        <w:rPr>
          <w:rFonts w:ascii="Comic Sans MS" w:hAnsi="Comic Sans MS"/>
          <w:b/>
          <w:bCs/>
        </w:rPr>
        <w:t xml:space="preserve">Tier 1: Fire </w:t>
      </w:r>
      <w:r w:rsidR="00D15AF2">
        <w:rPr>
          <w:rFonts w:ascii="Comic Sans MS" w:hAnsi="Comic Sans MS"/>
          <w:b/>
          <w:bCs/>
        </w:rPr>
        <w:t>Hayami</w:t>
      </w:r>
    </w:p>
    <w:p w14:paraId="10CF2C4A" w14:textId="77777777" w:rsidR="000E24EC" w:rsidRDefault="000E24EC" w:rsidP="00412EC6">
      <w:pPr>
        <w:numPr>
          <w:ilvl w:val="1"/>
          <w:numId w:val="5"/>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Pure offense.</w:t>
      </w:r>
    </w:p>
    <w:p w14:paraId="1B085D62" w14:textId="7F624FF9" w:rsidR="00DC2DBC" w:rsidRPr="000E24EC" w:rsidRDefault="00DC2DBC" w:rsidP="00412EC6">
      <w:pPr>
        <w:numPr>
          <w:ilvl w:val="1"/>
          <w:numId w:val="5"/>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red (#</w:t>
      </w:r>
      <w:r w:rsidR="00631796">
        <w:rPr>
          <w:rFonts w:ascii="Comic Sans MS" w:hAnsi="Comic Sans MS"/>
        </w:rPr>
        <w:t>CC2725</w:t>
      </w:r>
      <w:r>
        <w:rPr>
          <w:rFonts w:ascii="Comic Sans MS" w:hAnsi="Comic Sans MS"/>
        </w:rPr>
        <w:t>)</w:t>
      </w:r>
      <w:r w:rsidR="009C2BE7">
        <w:rPr>
          <w:rFonts w:ascii="Comic Sans MS" w:hAnsi="Comic Sans MS"/>
        </w:rPr>
        <w:t xml:space="preserve"> outfit</w:t>
      </w:r>
    </w:p>
    <w:p w14:paraId="76E2C2C2" w14:textId="3E2194C0" w:rsidR="000E24EC" w:rsidRPr="000E24EC" w:rsidRDefault="000E24EC" w:rsidP="00412EC6">
      <w:pPr>
        <w:numPr>
          <w:ilvl w:val="1"/>
          <w:numId w:val="5"/>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Pyrokinesis (throwing fireballs). Initially, </w:t>
      </w:r>
      <w:r>
        <w:rPr>
          <w:rFonts w:ascii="Comic Sans MS" w:hAnsi="Comic Sans MS"/>
        </w:rPr>
        <w:t>Hayami</w:t>
      </w:r>
      <w:r w:rsidRPr="000E24EC">
        <w:rPr>
          <w:rFonts w:ascii="Comic Sans MS" w:hAnsi="Comic Sans MS"/>
        </w:rPr>
        <w:t xml:space="preserve"> could not control this form due to stress, leading to "stress-fire" outbursts.</w:t>
      </w:r>
    </w:p>
    <w:p w14:paraId="74568F4C" w14:textId="12847177" w:rsidR="000E24EC" w:rsidRPr="004735FF" w:rsidRDefault="000E24EC" w:rsidP="00412EC6">
      <w:pPr>
        <w:numPr>
          <w:ilvl w:val="1"/>
          <w:numId w:val="5"/>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r w:rsidRPr="000E24EC">
        <w:rPr>
          <w:rFonts w:ascii="Comic Sans MS" w:hAnsi="Comic Sans MS"/>
          <w:i/>
          <w:iCs/>
        </w:rPr>
        <w:t>Fireball</w:t>
      </w:r>
      <w:r w:rsidR="00D15AF2">
        <w:rPr>
          <w:rFonts w:ascii="Comic Sans MS" w:hAnsi="Comic Sans MS"/>
        </w:rPr>
        <w:t xml:space="preserve"> – Fire </w:t>
      </w:r>
      <w:r w:rsidR="00D15AF2" w:rsidRPr="000E24EC">
        <w:rPr>
          <w:rFonts w:ascii="Comic Sans MS" w:hAnsi="Comic Sans MS"/>
        </w:rPr>
        <w:t xml:space="preserve">spheres thrown at </w:t>
      </w:r>
      <w:proofErr w:type="spellStart"/>
      <w:proofErr w:type="gramStart"/>
      <w:r w:rsidR="00D15AF2" w:rsidRPr="000E24EC">
        <w:rPr>
          <w:rFonts w:ascii="Comic Sans MS" w:hAnsi="Comic Sans MS"/>
        </w:rPr>
        <w:t>enemies.</w:t>
      </w:r>
      <w:ins w:id="64" w:author="Microsoft Word" w:date="2026-03-08T11:04:00Z" w16du:dateUtc="2026-03-08T04:04:00Z">
        <w:r w:rsidRPr="000E24EC">
          <w:rPr>
            <w:rFonts w:ascii="Comic Sans MS" w:hAnsi="Comic Sans MS"/>
            <w:b/>
            <w:bCs/>
          </w:rPr>
          <w:t>Signature</w:t>
        </w:r>
        <w:proofErr w:type="spellEnd"/>
        <w:proofErr w:type="gramEnd"/>
        <w:r w:rsidRPr="000E24EC">
          <w:rPr>
            <w:rFonts w:ascii="Comic Sans MS" w:hAnsi="Comic Sans MS"/>
            <w:b/>
            <w:bCs/>
          </w:rPr>
          <w:t xml:space="preserve"> Move:</w:t>
        </w:r>
        <w:r w:rsidRPr="000E24EC">
          <w:rPr>
            <w:rFonts w:ascii="Comic Sans MS" w:hAnsi="Comic Sans MS"/>
          </w:rPr>
          <w:t xml:space="preserve"> </w:t>
        </w:r>
      </w:ins>
    </w:p>
    <w:p w14:paraId="2EC7887F" w14:textId="1DB99245" w:rsidR="004735FF" w:rsidRDefault="004735FF" w:rsidP="002445D7">
      <w:pPr>
        <w:numPr>
          <w:ilvl w:val="2"/>
          <w:numId w:val="5"/>
        </w:numPr>
        <w:spacing w:after="0"/>
        <w:jc w:val="both"/>
        <w:rPr>
          <w:ins w:id="65" w:author="Microsoft Word" w:date="2026-03-08T11:04:00Z" w16du:dateUtc="2026-03-08T04:04:00Z"/>
          <w:rFonts w:ascii="Comic Sans MS" w:hAnsi="Comic Sans MS"/>
        </w:rPr>
      </w:pPr>
      <w:ins w:id="66" w:author="Microsoft Word" w:date="2026-03-08T11:04:00Z" w16du:dateUtc="2026-03-08T04:04:00Z">
        <w:r w:rsidRPr="004735FF">
          <w:rPr>
            <w:rFonts w:ascii="Comic Sans MS" w:hAnsi="Comic Sans MS"/>
            <w:b/>
            <w:bCs/>
          </w:rPr>
          <w:t>Fireball</w:t>
        </w:r>
        <w:r>
          <w:rPr>
            <w:rFonts w:ascii="Comic Sans MS" w:hAnsi="Comic Sans MS"/>
            <w:b/>
            <w:bCs/>
          </w:rPr>
          <w:t xml:space="preserve">: </w:t>
        </w:r>
        <w:r w:rsidRPr="004735FF">
          <w:rPr>
            <w:rFonts w:ascii="Comic Sans MS" w:hAnsi="Comic Sans MS"/>
          </w:rPr>
          <w:t>Hayami hurls a sphere of fire at enemies — the most basic expression of pyrokinesis. Fast to produce, easy to spam</w:t>
        </w:r>
        <w:r>
          <w:rPr>
            <w:rFonts w:ascii="Comic Sans MS" w:hAnsi="Comic Sans MS"/>
          </w:rPr>
          <w:t>.</w:t>
        </w:r>
      </w:ins>
    </w:p>
    <w:p w14:paraId="6E5FE1DE" w14:textId="732D26D2" w:rsidR="004735FF" w:rsidRDefault="004735FF" w:rsidP="002445D7">
      <w:pPr>
        <w:numPr>
          <w:ilvl w:val="2"/>
          <w:numId w:val="5"/>
        </w:numPr>
        <w:spacing w:after="0"/>
        <w:jc w:val="both"/>
        <w:rPr>
          <w:ins w:id="67" w:author="Microsoft Word" w:date="2026-03-08T11:04:00Z" w16du:dateUtc="2026-03-08T04:04:00Z"/>
          <w:rFonts w:ascii="Comic Sans MS" w:hAnsi="Comic Sans MS"/>
        </w:rPr>
      </w:pPr>
      <w:ins w:id="68" w:author="Microsoft Word" w:date="2026-03-08T11:04:00Z" w16du:dateUtc="2026-03-08T04:04:00Z">
        <w:r w:rsidRPr="004735FF">
          <w:rPr>
            <w:rFonts w:ascii="Comic Sans MS" w:hAnsi="Comic Sans MS"/>
            <w:b/>
            <w:bCs/>
          </w:rPr>
          <w:t>Flame Burst</w:t>
        </w:r>
        <w:r>
          <w:rPr>
            <w:rFonts w:ascii="Comic Sans MS" w:hAnsi="Comic Sans MS"/>
            <w:b/>
            <w:bCs/>
          </w:rPr>
          <w:t>:</w:t>
        </w:r>
        <w:r>
          <w:rPr>
            <w:rFonts w:ascii="Comic Sans MS" w:hAnsi="Comic Sans MS"/>
          </w:rPr>
          <w:t xml:space="preserve"> </w:t>
        </w:r>
        <w:r w:rsidRPr="004735FF">
          <w:rPr>
            <w:rFonts w:ascii="Comic Sans MS" w:hAnsi="Comic Sans MS"/>
          </w:rPr>
          <w:t xml:space="preserve">Hayami ignites both hands and releases a short-range explosion of fire from their palms — essentially a point-blank shotgun blast of flame. </w:t>
        </w:r>
      </w:ins>
    </w:p>
    <w:p w14:paraId="39CF1749" w14:textId="26374A9D" w:rsidR="004735FF" w:rsidRDefault="004735FF" w:rsidP="002445D7">
      <w:pPr>
        <w:numPr>
          <w:ilvl w:val="2"/>
          <w:numId w:val="5"/>
        </w:numPr>
        <w:spacing w:after="0"/>
        <w:jc w:val="both"/>
        <w:rPr>
          <w:ins w:id="69" w:author="Microsoft Word" w:date="2026-03-08T11:04:00Z" w16du:dateUtc="2026-03-08T04:04:00Z"/>
          <w:rFonts w:ascii="Comic Sans MS" w:hAnsi="Comic Sans MS"/>
        </w:rPr>
      </w:pPr>
      <w:ins w:id="70" w:author="Microsoft Word" w:date="2026-03-08T11:04:00Z" w16du:dateUtc="2026-03-08T04:04:00Z">
        <w:r w:rsidRPr="004735FF">
          <w:rPr>
            <w:rFonts w:ascii="Comic Sans MS" w:hAnsi="Comic Sans MS"/>
            <w:b/>
            <w:bCs/>
          </w:rPr>
          <w:t>Stress Fire</w:t>
        </w:r>
        <w:r>
          <w:rPr>
            <w:rFonts w:ascii="Comic Sans MS" w:hAnsi="Comic Sans MS"/>
            <w:b/>
            <w:bCs/>
          </w:rPr>
          <w:t>:</w:t>
        </w:r>
        <w:r>
          <w:rPr>
            <w:rFonts w:ascii="Comic Sans MS" w:hAnsi="Comic Sans MS"/>
          </w:rPr>
          <w:t xml:space="preserve"> </w:t>
        </w:r>
        <w:r w:rsidRPr="004735FF">
          <w:rPr>
            <w:rFonts w:ascii="Comic Sans MS" w:hAnsi="Comic Sans MS"/>
          </w:rPr>
          <w:t xml:space="preserve">An involuntary (or semi-voluntary) combustion triggered by emotional spikes. Hayami's body briefly erupts in flame, damaging anyone too close and burning off any grapples or restraints. </w:t>
        </w:r>
      </w:ins>
    </w:p>
    <w:p w14:paraId="1DD352B0" w14:textId="6789378C" w:rsidR="004735FF" w:rsidRPr="000E24EC" w:rsidRDefault="004735FF" w:rsidP="004735FF">
      <w:pPr>
        <w:numPr>
          <w:ilvl w:val="2"/>
          <w:numId w:val="5"/>
        </w:numPr>
        <w:jc w:val="both"/>
        <w:rPr>
          <w:ins w:id="71" w:author="Microsoft Word" w:date="2026-03-08T11:04:00Z" w16du:dateUtc="2026-03-08T04:04:00Z"/>
          <w:rFonts w:ascii="Comic Sans MS" w:hAnsi="Comic Sans MS"/>
        </w:rPr>
      </w:pPr>
      <w:ins w:id="72" w:author="Microsoft Word" w:date="2026-03-08T11:04:00Z" w16du:dateUtc="2026-03-08T04:04:00Z">
        <w:r w:rsidRPr="004735FF">
          <w:rPr>
            <w:rFonts w:ascii="Comic Sans MS" w:hAnsi="Comic Sans MS"/>
            <w:b/>
            <w:bCs/>
          </w:rPr>
          <w:t>Fire Trail</w:t>
        </w:r>
        <w:r>
          <w:rPr>
            <w:rFonts w:ascii="Comic Sans MS" w:hAnsi="Comic Sans MS"/>
            <w:b/>
            <w:bCs/>
          </w:rPr>
          <w:t>:</w:t>
        </w:r>
        <w:r>
          <w:rPr>
            <w:rFonts w:ascii="Comic Sans MS" w:hAnsi="Comic Sans MS"/>
          </w:rPr>
          <w:t xml:space="preserve"> </w:t>
        </w:r>
        <w:r w:rsidRPr="004735FF">
          <w:rPr>
            <w:rFonts w:ascii="Comic Sans MS" w:hAnsi="Comic Sans MS"/>
          </w:rPr>
          <w:t>Hayami drags their hand or foot along the ground while moving, leaving a burning line behind them. Used to cut off movement paths, create walls of flame, or set traps mid-chase.</w:t>
        </w:r>
      </w:ins>
    </w:p>
    <w:p w14:paraId="37C45C82" w14:textId="54FCF49C" w:rsidR="000E24EC" w:rsidRPr="000E24EC" w:rsidRDefault="000E24EC" w:rsidP="00412EC6">
      <w:pPr>
        <w:numPr>
          <w:ilvl w:val="0"/>
          <w:numId w:val="5"/>
        </w:numPr>
        <w:jc w:val="both"/>
        <w:rPr>
          <w:rFonts w:ascii="Comic Sans MS" w:hAnsi="Comic Sans MS"/>
        </w:rPr>
      </w:pPr>
      <w:r w:rsidRPr="000E24EC">
        <w:rPr>
          <w:rFonts w:ascii="Comic Sans MS" w:hAnsi="Comic Sans MS"/>
          <w:b/>
          <w:bCs/>
        </w:rPr>
        <w:t>Tier 2: Blaze</w:t>
      </w:r>
      <w:r w:rsidR="00D15AF2" w:rsidRPr="00D15AF2">
        <w:rPr>
          <w:rFonts w:ascii="Comic Sans MS" w:hAnsi="Comic Sans MS"/>
          <w:b/>
          <w:bCs/>
        </w:rPr>
        <w:t xml:space="preserve"> </w:t>
      </w:r>
      <w:r w:rsidR="00D15AF2">
        <w:rPr>
          <w:rFonts w:ascii="Comic Sans MS" w:hAnsi="Comic Sans MS"/>
          <w:b/>
          <w:bCs/>
        </w:rPr>
        <w:t>Hayami</w:t>
      </w:r>
    </w:p>
    <w:p w14:paraId="031DB17C" w14:textId="52071C7E" w:rsidR="000E24EC" w:rsidRPr="000E24EC" w:rsidRDefault="000E24EC" w:rsidP="00412EC6">
      <w:pPr>
        <w:numPr>
          <w:ilvl w:val="1"/>
          <w:numId w:val="5"/>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Hayami</w:t>
      </w:r>
      <w:r w:rsidRPr="000E24EC">
        <w:rPr>
          <w:rFonts w:ascii="Comic Sans MS" w:hAnsi="Comic Sans MS"/>
        </w:rPr>
        <w:t xml:space="preserve"> channeled</w:t>
      </w:r>
      <w:r>
        <w:rPr>
          <w:rFonts w:ascii="Comic Sans MS" w:hAnsi="Comic Sans MS"/>
        </w:rPr>
        <w:t xml:space="preserve"> their </w:t>
      </w:r>
      <w:r w:rsidRPr="000E24EC">
        <w:rPr>
          <w:rFonts w:ascii="Comic Sans MS" w:hAnsi="Comic Sans MS"/>
        </w:rPr>
        <w:t xml:space="preserve">anger into </w:t>
      </w:r>
      <w:proofErr w:type="spellStart"/>
      <w:r w:rsidRPr="000E24EC">
        <w:rPr>
          <w:rFonts w:ascii="Comic Sans MS" w:hAnsi="Comic Sans MS"/>
        </w:rPr>
        <w:t>focus</w:t>
      </w:r>
      <w:ins w:id="73" w:author="Microsoft Word" w:date="2026-03-08T11:04:00Z" w16du:dateUtc="2026-03-08T04:04:00Z">
        <w:r w:rsidR="004735FF">
          <w:rPr>
            <w:rFonts w:ascii="Comic Sans MS" w:hAnsi="Comic Sans MS"/>
          </w:rPr>
          <w:t>experience</w:t>
        </w:r>
        <w:proofErr w:type="spellEnd"/>
        <w:r w:rsidRPr="000E24EC">
          <w:rPr>
            <w:rFonts w:ascii="Comic Sans MS" w:hAnsi="Comic Sans MS"/>
          </w:rPr>
          <w:t xml:space="preserve"> </w:t>
        </w:r>
        <w:r w:rsidR="004735FF">
          <w:rPr>
            <w:rFonts w:ascii="Comic Sans MS" w:hAnsi="Comic Sans MS"/>
          </w:rPr>
          <w:t>a very stressful situation</w:t>
        </w:r>
      </w:ins>
      <w:r w:rsidR="004735FF">
        <w:rPr>
          <w:rFonts w:ascii="Comic Sans MS" w:hAnsi="Comic Sans MS"/>
        </w:rPr>
        <w:t>.</w:t>
      </w:r>
    </w:p>
    <w:p w14:paraId="252E95C0" w14:textId="6F2FD100" w:rsidR="000E24EC" w:rsidRDefault="000E24EC" w:rsidP="00412EC6">
      <w:pPr>
        <w:numPr>
          <w:ilvl w:val="1"/>
          <w:numId w:val="5"/>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Hot-</w:t>
      </w:r>
      <w:proofErr w:type="spellStart"/>
      <w:proofErr w:type="gramStart"/>
      <w:r w:rsidRPr="000E24EC">
        <w:rPr>
          <w:rFonts w:ascii="Comic Sans MS" w:hAnsi="Comic Sans MS"/>
        </w:rPr>
        <w:t>headed,</w:t>
      </w:r>
      <w:ins w:id="74" w:author="Microsoft Word" w:date="2026-03-08T11:04:00Z" w16du:dateUtc="2026-03-08T04:04:00Z">
        <w:r w:rsidR="00A10BE1" w:rsidRPr="002D44BD">
          <w:rPr>
            <w:rFonts w:ascii="Comic Sans MS" w:hAnsi="Comic Sans MS"/>
          </w:rPr>
          <w:t>Passionate</w:t>
        </w:r>
        <w:proofErr w:type="spellEnd"/>
        <w:proofErr w:type="gramEnd"/>
        <w:r w:rsidR="00A10BE1" w:rsidRPr="002D44BD">
          <w:rPr>
            <w:rFonts w:ascii="Comic Sans MS" w:hAnsi="Comic Sans MS"/>
          </w:rPr>
          <w:t>, Impulsive, Bold, Short-tempered</w:t>
        </w:r>
        <w:r w:rsidRPr="000E24EC">
          <w:rPr>
            <w:rFonts w:ascii="Comic Sans MS" w:hAnsi="Comic Sans MS"/>
          </w:rPr>
          <w:t>.</w:t>
        </w:r>
        <w:r w:rsidR="00A10BE1">
          <w:rPr>
            <w:rFonts w:ascii="Comic Sans MS" w:hAnsi="Comic Sans MS"/>
          </w:rPr>
          <w:t xml:space="preserve"> They’re very</w:t>
        </w:r>
      </w:ins>
      <w:r w:rsidR="00A10BE1">
        <w:rPr>
          <w:rFonts w:ascii="Comic Sans MS" w:hAnsi="Comic Sans MS"/>
        </w:rPr>
        <w:t xml:space="preserve"> competitive</w:t>
      </w:r>
      <w:r w:rsidRPr="000E24EC">
        <w:rPr>
          <w:rFonts w:ascii="Comic Sans MS" w:hAnsi="Comic Sans MS"/>
        </w:rPr>
        <w:t>, and destructive</w:t>
      </w:r>
      <w:r w:rsidR="00A10BE1">
        <w:rPr>
          <w:rFonts w:ascii="Comic Sans MS" w:hAnsi="Comic Sans MS"/>
        </w:rPr>
        <w:t>.</w:t>
      </w:r>
    </w:p>
    <w:p w14:paraId="12B19BF4" w14:textId="6DEAB765" w:rsidR="00D15AF2" w:rsidRPr="000E24EC" w:rsidRDefault="00D15AF2" w:rsidP="00D15AF2">
      <w:pPr>
        <w:numPr>
          <w:ilvl w:val="1"/>
          <w:numId w:val="5"/>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sidR="00CC23C6">
        <w:rPr>
          <w:rFonts w:ascii="Comic Sans MS" w:hAnsi="Comic Sans MS"/>
        </w:rPr>
        <w:t>black</w:t>
      </w:r>
      <w:r w:rsidR="00601710">
        <w:rPr>
          <w:rFonts w:ascii="Comic Sans MS" w:hAnsi="Comic Sans MS"/>
        </w:rPr>
        <w:t xml:space="preserve"> (#000000)</w:t>
      </w:r>
      <w:r>
        <w:rPr>
          <w:rFonts w:ascii="Comic Sans MS" w:hAnsi="Comic Sans MS"/>
        </w:rPr>
        <w:t>,</w:t>
      </w:r>
      <w:r w:rsidR="00601710">
        <w:rPr>
          <w:rFonts w:ascii="Comic Sans MS" w:hAnsi="Comic Sans MS"/>
        </w:rPr>
        <w:t xml:space="preserve"> </w:t>
      </w:r>
      <w:r>
        <w:rPr>
          <w:rFonts w:ascii="Comic Sans MS" w:hAnsi="Comic Sans MS"/>
        </w:rPr>
        <w:t xml:space="preserve">red </w:t>
      </w:r>
      <w:r w:rsidR="00601710">
        <w:rPr>
          <w:rFonts w:ascii="Comic Sans MS" w:hAnsi="Comic Sans MS"/>
        </w:rPr>
        <w:t>(#</w:t>
      </w:r>
      <w:r w:rsidR="00F77645">
        <w:rPr>
          <w:rFonts w:ascii="Comic Sans MS" w:hAnsi="Comic Sans MS"/>
        </w:rPr>
        <w:t>CC2725</w:t>
      </w:r>
      <w:r w:rsidR="00601710">
        <w:rPr>
          <w:rFonts w:ascii="Comic Sans MS" w:hAnsi="Comic Sans MS"/>
        </w:rPr>
        <w:t>)</w:t>
      </w:r>
      <w:r w:rsidR="00F77645">
        <w:rPr>
          <w:rFonts w:ascii="Comic Sans MS" w:hAnsi="Comic Sans MS"/>
        </w:rPr>
        <w:t xml:space="preserve">, </w:t>
      </w:r>
      <w:r>
        <w:rPr>
          <w:rFonts w:ascii="Comic Sans MS" w:hAnsi="Comic Sans MS"/>
        </w:rPr>
        <w:t xml:space="preserve">yellow </w:t>
      </w:r>
      <w:r w:rsidR="00F44175">
        <w:rPr>
          <w:rFonts w:ascii="Comic Sans MS" w:hAnsi="Comic Sans MS"/>
        </w:rPr>
        <w:t xml:space="preserve">(#FFF240), and slight white (#FFFFFF) accent </w:t>
      </w:r>
      <w:r>
        <w:rPr>
          <w:rFonts w:ascii="Comic Sans MS" w:hAnsi="Comic Sans MS"/>
        </w:rPr>
        <w:t>color palette outfits</w:t>
      </w:r>
      <w:r w:rsidR="00ED530E">
        <w:rPr>
          <w:rFonts w:ascii="Comic Sans MS" w:hAnsi="Comic Sans MS"/>
        </w:rPr>
        <w:t xml:space="preserve">, with </w:t>
      </w:r>
      <w:r w:rsidR="00CC23C6">
        <w:rPr>
          <w:rFonts w:ascii="Comic Sans MS" w:hAnsi="Comic Sans MS"/>
        </w:rPr>
        <w:t xml:space="preserve">red </w:t>
      </w:r>
      <w:r w:rsidR="007D4890">
        <w:rPr>
          <w:rFonts w:ascii="Comic Sans MS" w:hAnsi="Comic Sans MS"/>
        </w:rPr>
        <w:t>(#CC</w:t>
      </w:r>
      <w:r w:rsidR="00B63A70">
        <w:rPr>
          <w:rFonts w:ascii="Comic Sans MS" w:hAnsi="Comic Sans MS"/>
        </w:rPr>
        <w:t>2725</w:t>
      </w:r>
      <w:r w:rsidR="007D4890">
        <w:rPr>
          <w:rFonts w:ascii="Comic Sans MS" w:hAnsi="Comic Sans MS"/>
        </w:rPr>
        <w:t xml:space="preserve">) </w:t>
      </w:r>
      <w:r w:rsidR="00CC23C6">
        <w:rPr>
          <w:rFonts w:ascii="Comic Sans MS" w:hAnsi="Comic Sans MS"/>
        </w:rPr>
        <w:t>bracers</w:t>
      </w:r>
      <w:r>
        <w:rPr>
          <w:rFonts w:ascii="Comic Sans MS" w:hAnsi="Comic Sans MS"/>
        </w:rPr>
        <w:t>. Their eyes turn orange.</w:t>
      </w:r>
    </w:p>
    <w:p w14:paraId="0733A6F8" w14:textId="42B89FDB" w:rsidR="000E24EC" w:rsidRPr="000E24EC" w:rsidRDefault="000E24EC" w:rsidP="00412EC6">
      <w:pPr>
        <w:numPr>
          <w:ilvl w:val="1"/>
          <w:numId w:val="5"/>
        </w:numPr>
        <w:jc w:val="both"/>
        <w:rPr>
          <w:rFonts w:ascii="Comic Sans MS" w:hAnsi="Comic Sans MS"/>
        </w:rPr>
      </w:pPr>
      <w:r w:rsidRPr="000E24EC">
        <w:rPr>
          <w:rFonts w:ascii="Comic Sans MS" w:hAnsi="Comic Sans MS"/>
          <w:b/>
          <w:bCs/>
        </w:rPr>
        <w:t>Powers:</w:t>
      </w:r>
      <w:r>
        <w:rPr>
          <w:rFonts w:ascii="Comic Sans MS" w:hAnsi="Comic Sans MS"/>
        </w:rPr>
        <w:t xml:space="preserve"> they </w:t>
      </w:r>
      <w:r w:rsidRPr="000E24EC">
        <w:rPr>
          <w:rFonts w:ascii="Comic Sans MS" w:hAnsi="Comic Sans MS"/>
        </w:rPr>
        <w:t>wield two spinning chakrams of fire on</w:t>
      </w:r>
      <w:r>
        <w:rPr>
          <w:rFonts w:ascii="Comic Sans MS" w:hAnsi="Comic Sans MS"/>
        </w:rPr>
        <w:t xml:space="preserve"> their </w:t>
      </w:r>
      <w:r w:rsidRPr="000E24EC">
        <w:rPr>
          <w:rFonts w:ascii="Comic Sans MS" w:hAnsi="Comic Sans MS"/>
        </w:rPr>
        <w:t>hands.</w:t>
      </w:r>
      <w:r>
        <w:rPr>
          <w:rFonts w:ascii="Comic Sans MS" w:hAnsi="Comic Sans MS"/>
        </w:rPr>
        <w:t xml:space="preserve"> they </w:t>
      </w:r>
      <w:r w:rsidRPr="000E24EC">
        <w:rPr>
          <w:rFonts w:ascii="Comic Sans MS" w:hAnsi="Comic Sans MS"/>
        </w:rPr>
        <w:t>can fly using fire jets from</w:t>
      </w:r>
      <w:r>
        <w:rPr>
          <w:rFonts w:ascii="Comic Sans MS" w:hAnsi="Comic Sans MS"/>
        </w:rPr>
        <w:t xml:space="preserve"> their </w:t>
      </w:r>
      <w:r w:rsidRPr="000E24EC">
        <w:rPr>
          <w:rFonts w:ascii="Comic Sans MS" w:hAnsi="Comic Sans MS"/>
        </w:rPr>
        <w:t>feet.</w:t>
      </w:r>
    </w:p>
    <w:p w14:paraId="639935C2" w14:textId="77777777" w:rsidR="000E24EC" w:rsidRPr="004735FF" w:rsidRDefault="000E24EC" w:rsidP="00412EC6">
      <w:pPr>
        <w:numPr>
          <w:ilvl w:val="1"/>
          <w:numId w:val="5"/>
        </w:numPr>
        <w:jc w:val="both"/>
        <w:rPr>
          <w:rFonts w:ascii="Comic Sans MS" w:hAnsi="Comic Sans MS"/>
        </w:rPr>
      </w:pPr>
      <w:r w:rsidRPr="000E24EC">
        <w:rPr>
          <w:rFonts w:ascii="Comic Sans MS" w:hAnsi="Comic Sans MS"/>
          <w:b/>
          <w:bCs/>
        </w:rPr>
        <w:t>Signature Moves:</w:t>
      </w:r>
    </w:p>
    <w:p w14:paraId="07B04020" w14:textId="26907614" w:rsidR="000E24EC" w:rsidRPr="000E24EC" w:rsidRDefault="000E24EC" w:rsidP="00412EC6">
      <w:pPr>
        <w:numPr>
          <w:ilvl w:val="2"/>
          <w:numId w:val="5"/>
        </w:numPr>
        <w:jc w:val="both"/>
        <w:rPr>
          <w:rFonts w:ascii="Comic Sans MS" w:hAnsi="Comic Sans MS"/>
        </w:rPr>
      </w:pPr>
      <w:r w:rsidRPr="000E24EC">
        <w:rPr>
          <w:rFonts w:ascii="Comic Sans MS" w:hAnsi="Comic Sans MS"/>
          <w:i/>
          <w:iCs/>
        </w:rPr>
        <w:t>Fire Chakrams:</w:t>
      </w:r>
      <w:r w:rsidRPr="000E24EC">
        <w:rPr>
          <w:rFonts w:ascii="Comic Sans MS" w:hAnsi="Comic Sans MS"/>
        </w:rPr>
        <w:t xml:space="preserve"> Spinning discs of flame used for melee slashing or ranged throwing.</w:t>
      </w:r>
    </w:p>
    <w:p w14:paraId="0F98CDA4" w14:textId="49227063" w:rsidR="000E24EC" w:rsidRPr="000E24EC" w:rsidRDefault="000E24EC" w:rsidP="00412EC6">
      <w:pPr>
        <w:numPr>
          <w:ilvl w:val="2"/>
          <w:numId w:val="5"/>
        </w:numPr>
        <w:jc w:val="both"/>
        <w:rPr>
          <w:rFonts w:ascii="Comic Sans MS" w:hAnsi="Comic Sans MS"/>
        </w:rPr>
      </w:pPr>
      <w:r w:rsidRPr="000E24EC">
        <w:rPr>
          <w:rFonts w:ascii="Comic Sans MS" w:hAnsi="Comic Sans MS"/>
          <w:i/>
          <w:iCs/>
        </w:rPr>
        <w:t>Flaming Meteor:</w:t>
      </w:r>
      <w:r>
        <w:rPr>
          <w:rFonts w:ascii="Comic Sans MS" w:hAnsi="Comic Sans MS"/>
        </w:rPr>
        <w:t xml:space="preserve"> they </w:t>
      </w:r>
      <w:r w:rsidRPr="000E24EC">
        <w:rPr>
          <w:rFonts w:ascii="Comic Sans MS" w:hAnsi="Comic Sans MS"/>
        </w:rPr>
        <w:t>throw massive rocks coated in explosive fire.</w:t>
      </w:r>
    </w:p>
    <w:p w14:paraId="01921B12" w14:textId="40AD314C" w:rsidR="004735FF" w:rsidRDefault="004735FF" w:rsidP="002445D7">
      <w:pPr>
        <w:numPr>
          <w:ilvl w:val="2"/>
          <w:numId w:val="5"/>
        </w:numPr>
        <w:spacing w:after="0"/>
        <w:jc w:val="both"/>
        <w:rPr>
          <w:ins w:id="75" w:author="Microsoft Word" w:date="2026-03-08T11:04:00Z" w16du:dateUtc="2026-03-08T04:04:00Z"/>
          <w:rFonts w:ascii="Comic Sans MS" w:hAnsi="Comic Sans MS"/>
        </w:rPr>
      </w:pPr>
      <w:ins w:id="76" w:author="Microsoft Word" w:date="2026-03-08T11:04:00Z" w16du:dateUtc="2026-03-08T04:04:00Z">
        <w:r w:rsidRPr="004735FF">
          <w:rPr>
            <w:rFonts w:ascii="Comic Sans MS" w:hAnsi="Comic Sans MS"/>
            <w:b/>
            <w:bCs/>
          </w:rPr>
          <w:t>Fire Chakrams</w:t>
        </w:r>
        <w:r>
          <w:rPr>
            <w:rFonts w:ascii="Comic Sans MS" w:hAnsi="Comic Sans MS"/>
            <w:b/>
            <w:bCs/>
          </w:rPr>
          <w:t xml:space="preserve">: </w:t>
        </w:r>
        <w:r w:rsidRPr="004735FF">
          <w:rPr>
            <w:rFonts w:ascii="Comic Sans MS" w:hAnsi="Comic Sans MS"/>
          </w:rPr>
          <w:t xml:space="preserve">Hayami spins two discs of concentrated flame around their hands. Used as brutal melee weapons for slashing, or hurled like boomerangs at range — they return </w:t>
        </w:r>
        <w:r>
          <w:rPr>
            <w:rFonts w:ascii="Comic Sans MS" w:hAnsi="Comic Sans MS"/>
          </w:rPr>
          <w:t>if thrown</w:t>
        </w:r>
        <w:r w:rsidRPr="004735FF">
          <w:rPr>
            <w:rFonts w:ascii="Comic Sans MS" w:hAnsi="Comic Sans MS"/>
          </w:rPr>
          <w:t>.</w:t>
        </w:r>
      </w:ins>
    </w:p>
    <w:p w14:paraId="1C15C114" w14:textId="77777777" w:rsidR="004735FF" w:rsidRDefault="004735FF" w:rsidP="002445D7">
      <w:pPr>
        <w:numPr>
          <w:ilvl w:val="2"/>
          <w:numId w:val="5"/>
        </w:numPr>
        <w:spacing w:after="0"/>
        <w:jc w:val="both"/>
        <w:rPr>
          <w:ins w:id="77" w:author="Microsoft Word" w:date="2026-03-08T11:04:00Z" w16du:dateUtc="2026-03-08T04:04:00Z"/>
          <w:rFonts w:ascii="Comic Sans MS" w:hAnsi="Comic Sans MS"/>
        </w:rPr>
      </w:pPr>
      <w:ins w:id="78" w:author="Microsoft Word" w:date="2026-03-08T11:04:00Z" w16du:dateUtc="2026-03-08T04:04:00Z">
        <w:r w:rsidRPr="004735FF">
          <w:rPr>
            <w:rFonts w:ascii="Comic Sans MS" w:hAnsi="Comic Sans MS"/>
            <w:b/>
            <w:bCs/>
          </w:rPr>
          <w:t>Jet Ascent</w:t>
        </w:r>
        <w:r>
          <w:rPr>
            <w:rFonts w:ascii="Comic Sans MS" w:hAnsi="Comic Sans MS"/>
            <w:b/>
            <w:bCs/>
          </w:rPr>
          <w:t>:</w:t>
        </w:r>
        <w:r>
          <w:rPr>
            <w:rFonts w:ascii="Comic Sans MS" w:hAnsi="Comic Sans MS"/>
          </w:rPr>
          <w:t xml:space="preserve"> </w:t>
        </w:r>
        <w:r w:rsidRPr="004735FF">
          <w:rPr>
            <w:rFonts w:ascii="Comic Sans MS" w:hAnsi="Comic Sans MS"/>
          </w:rPr>
          <w:t>Hayami ignites jets from their feet, launching themselves skyward. Used to reposition, dodge, or open a dive attack from above. Blaze Hayami doesn't retreat — this is always followed by a strike.</w:t>
        </w:r>
      </w:ins>
    </w:p>
    <w:p w14:paraId="08FD5FA0" w14:textId="77777777" w:rsidR="004735FF" w:rsidRDefault="004735FF" w:rsidP="002445D7">
      <w:pPr>
        <w:numPr>
          <w:ilvl w:val="2"/>
          <w:numId w:val="5"/>
        </w:numPr>
        <w:spacing w:after="0"/>
        <w:jc w:val="both"/>
        <w:rPr>
          <w:ins w:id="79" w:author="Microsoft Word" w:date="2026-03-08T11:04:00Z" w16du:dateUtc="2026-03-08T04:04:00Z"/>
          <w:rFonts w:ascii="Comic Sans MS" w:hAnsi="Comic Sans MS"/>
        </w:rPr>
      </w:pPr>
      <w:ins w:id="80" w:author="Microsoft Word" w:date="2026-03-08T11:04:00Z" w16du:dateUtc="2026-03-08T04:04:00Z">
        <w:r w:rsidRPr="004735FF">
          <w:rPr>
            <w:rFonts w:ascii="Comic Sans MS" w:hAnsi="Comic Sans MS"/>
            <w:b/>
            <w:bCs/>
          </w:rPr>
          <w:t>Flaming Meteor</w:t>
        </w:r>
        <w:r>
          <w:rPr>
            <w:rFonts w:ascii="Comic Sans MS" w:hAnsi="Comic Sans MS"/>
            <w:b/>
            <w:bCs/>
          </w:rPr>
          <w:t>:</w:t>
        </w:r>
        <w:r>
          <w:rPr>
            <w:rFonts w:ascii="Comic Sans MS" w:hAnsi="Comic Sans MS"/>
          </w:rPr>
          <w:t xml:space="preserve"> </w:t>
        </w:r>
        <w:r w:rsidRPr="004735FF">
          <w:rPr>
            <w:rFonts w:ascii="Comic Sans MS" w:hAnsi="Comic Sans MS"/>
          </w:rPr>
          <w:t>Hayami coats a massive chunk of earth or debris in explosive fire and hurls it at full force. Slow to wind up, catastrophic on impact. The move Blaze saves for when they want to make a statement.</w:t>
        </w:r>
      </w:ins>
    </w:p>
    <w:p w14:paraId="5A3718DB" w14:textId="66BBE6B0" w:rsidR="004735FF" w:rsidRPr="000E24EC" w:rsidRDefault="004735FF" w:rsidP="004735FF">
      <w:pPr>
        <w:numPr>
          <w:ilvl w:val="2"/>
          <w:numId w:val="5"/>
        </w:numPr>
        <w:jc w:val="both"/>
        <w:rPr>
          <w:ins w:id="81" w:author="Microsoft Word" w:date="2026-03-08T11:04:00Z" w16du:dateUtc="2026-03-08T04:04:00Z"/>
          <w:rFonts w:ascii="Comic Sans MS" w:hAnsi="Comic Sans MS"/>
        </w:rPr>
      </w:pPr>
      <w:ins w:id="82" w:author="Microsoft Word" w:date="2026-03-08T11:04:00Z" w16du:dateUtc="2026-03-08T04:04:00Z">
        <w:r w:rsidRPr="004735FF">
          <w:rPr>
            <w:rFonts w:ascii="Comic Sans MS" w:hAnsi="Comic Sans MS"/>
            <w:b/>
            <w:bCs/>
          </w:rPr>
          <w:t>Inferno Spiral</w:t>
        </w:r>
        <w:r>
          <w:rPr>
            <w:rFonts w:ascii="Comic Sans MS" w:hAnsi="Comic Sans MS"/>
            <w:b/>
            <w:bCs/>
          </w:rPr>
          <w:t>:</w:t>
        </w:r>
        <w:r>
          <w:rPr>
            <w:rFonts w:ascii="Comic Sans MS" w:hAnsi="Comic Sans MS"/>
          </w:rPr>
          <w:t xml:space="preserve"> </w:t>
        </w:r>
        <w:r w:rsidRPr="004735FF">
          <w:rPr>
            <w:rFonts w:ascii="Comic Sans MS" w:hAnsi="Comic Sans MS"/>
          </w:rPr>
          <w:t xml:space="preserve">Hayami spins rapidly, chakrams extended outward, creating </w:t>
        </w:r>
        <w:proofErr w:type="gramStart"/>
        <w:r w:rsidRPr="004735FF">
          <w:rPr>
            <w:rFonts w:ascii="Comic Sans MS" w:hAnsi="Comic Sans MS"/>
          </w:rPr>
          <w:t>a</w:t>
        </w:r>
        <w:proofErr w:type="gramEnd"/>
        <w:r w:rsidRPr="004735FF">
          <w:rPr>
            <w:rFonts w:ascii="Comic Sans MS" w:hAnsi="Comic Sans MS"/>
          </w:rPr>
          <w:t xml:space="preserve"> expanding ring of fire that shreds anything within range. It's as aggressive as it looks — pure forward pressure, no escape intended.</w:t>
        </w:r>
      </w:ins>
    </w:p>
    <w:p w14:paraId="7415C106" w14:textId="4B930E15" w:rsidR="000E24EC" w:rsidRPr="000E24EC" w:rsidRDefault="000E24EC" w:rsidP="00412EC6">
      <w:pPr>
        <w:numPr>
          <w:ilvl w:val="0"/>
          <w:numId w:val="5"/>
        </w:numPr>
        <w:jc w:val="both"/>
        <w:rPr>
          <w:rFonts w:ascii="Comic Sans MS" w:hAnsi="Comic Sans MS"/>
        </w:rPr>
      </w:pPr>
      <w:r w:rsidRPr="000E24EC">
        <w:rPr>
          <w:rFonts w:ascii="Comic Sans MS" w:hAnsi="Comic Sans MS"/>
          <w:b/>
          <w:bCs/>
        </w:rPr>
        <w:t>Tier 3: Nova</w:t>
      </w:r>
      <w:r w:rsidR="00D15AF2">
        <w:rPr>
          <w:rFonts w:ascii="Comic Sans MS" w:hAnsi="Comic Sans MS"/>
          <w:b/>
          <w:bCs/>
          <w:vertAlign w:val="superscript"/>
        </w:rPr>
        <w:t xml:space="preserve"> </w:t>
      </w:r>
      <w:r w:rsidR="00D15AF2">
        <w:rPr>
          <w:rFonts w:ascii="Comic Sans MS" w:hAnsi="Comic Sans MS"/>
          <w:b/>
          <w:bCs/>
        </w:rPr>
        <w:t>Hayami</w:t>
      </w:r>
    </w:p>
    <w:p w14:paraId="33B80E85" w14:textId="1213C4CF" w:rsidR="000E24EC" w:rsidRPr="000E24EC" w:rsidRDefault="000E24EC" w:rsidP="00D15AF2">
      <w:pPr>
        <w:numPr>
          <w:ilvl w:val="1"/>
          <w:numId w:val="5"/>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sidR="00D15AF2">
        <w:rPr>
          <w:rFonts w:ascii="Comic Sans MS" w:hAnsi="Comic Sans MS"/>
        </w:rPr>
        <w:t>Not yet discovered</w:t>
      </w:r>
    </w:p>
    <w:p w14:paraId="3711DE62" w14:textId="7CFEB59A" w:rsidR="000E24EC" w:rsidRPr="000E24EC" w:rsidRDefault="000E24EC" w:rsidP="00412EC6">
      <w:pPr>
        <w:jc w:val="both"/>
        <w:rPr>
          <w:rFonts w:ascii="Comic Sans MS" w:hAnsi="Comic Sans MS"/>
          <w:b/>
          <w:bCs/>
        </w:rPr>
      </w:pPr>
      <w:r w:rsidRPr="000E24EC">
        <w:rPr>
          <w:rFonts w:ascii="Comic Sans MS" w:hAnsi="Comic Sans MS"/>
          <w:b/>
          <w:bCs/>
        </w:rPr>
        <w:t>5. Water Element</w:t>
      </w:r>
    </w:p>
    <w:p w14:paraId="438D2151" w14:textId="77777777" w:rsidR="000E24EC" w:rsidRPr="000E24EC" w:rsidRDefault="000E24EC" w:rsidP="00412EC6">
      <w:pPr>
        <w:jc w:val="both"/>
        <w:rPr>
          <w:rFonts w:ascii="Comic Sans MS" w:hAnsi="Comic Sans MS"/>
        </w:rPr>
      </w:pPr>
      <w:r w:rsidRPr="000E24EC">
        <w:rPr>
          <w:rFonts w:ascii="Comic Sans MS" w:hAnsi="Comic Sans MS"/>
        </w:rPr>
        <w:t>The element of fluidity, calmness, and later, freezing incapacitation.</w:t>
      </w:r>
    </w:p>
    <w:p w14:paraId="1843FC24" w14:textId="04818B4B" w:rsidR="000E24EC" w:rsidRPr="000E24EC" w:rsidRDefault="000E24EC" w:rsidP="00412EC6">
      <w:pPr>
        <w:numPr>
          <w:ilvl w:val="0"/>
          <w:numId w:val="6"/>
        </w:numPr>
        <w:jc w:val="both"/>
        <w:rPr>
          <w:rFonts w:ascii="Comic Sans MS" w:hAnsi="Comic Sans MS"/>
        </w:rPr>
      </w:pPr>
      <w:r w:rsidRPr="000E24EC">
        <w:rPr>
          <w:rFonts w:ascii="Comic Sans MS" w:hAnsi="Comic Sans MS"/>
          <w:b/>
          <w:bCs/>
        </w:rPr>
        <w:t xml:space="preserve">Tier 1: Water </w:t>
      </w:r>
      <w:r w:rsidR="00D15AF2">
        <w:rPr>
          <w:rFonts w:ascii="Comic Sans MS" w:hAnsi="Comic Sans MS"/>
          <w:b/>
          <w:bCs/>
        </w:rPr>
        <w:t>Hayami</w:t>
      </w:r>
    </w:p>
    <w:p w14:paraId="032CB125" w14:textId="77777777" w:rsidR="000E24EC" w:rsidRDefault="000E24EC" w:rsidP="00412EC6">
      <w:pPr>
        <w:numPr>
          <w:ilvl w:val="1"/>
          <w:numId w:val="6"/>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Evasion and defense.</w:t>
      </w:r>
    </w:p>
    <w:p w14:paraId="14FE9CA9" w14:textId="319CF6BF" w:rsidR="008178AF" w:rsidRPr="000E24EC" w:rsidRDefault="008178AF" w:rsidP="00412EC6">
      <w:pPr>
        <w:numPr>
          <w:ilvl w:val="1"/>
          <w:numId w:val="6"/>
        </w:numPr>
        <w:jc w:val="both"/>
        <w:rPr>
          <w:rFonts w:ascii="Comic Sans MS" w:hAnsi="Comic Sans MS"/>
        </w:rPr>
      </w:pPr>
      <w:r w:rsidRPr="000E24EC">
        <w:rPr>
          <w:rFonts w:ascii="Comic Sans MS" w:hAnsi="Comic Sans MS"/>
          <w:b/>
          <w:bCs/>
        </w:rPr>
        <w:lastRenderedPageBreak/>
        <w:t>Appearance:</w:t>
      </w:r>
      <w:r>
        <w:rPr>
          <w:rFonts w:ascii="Comic Sans MS" w:hAnsi="Comic Sans MS"/>
          <w:b/>
          <w:bCs/>
        </w:rPr>
        <w:t xml:space="preserve"> </w:t>
      </w:r>
      <w:r>
        <w:rPr>
          <w:rFonts w:ascii="Comic Sans MS" w:hAnsi="Comic Sans MS"/>
        </w:rPr>
        <w:t>Donned in full light blue (</w:t>
      </w:r>
      <w:r w:rsidR="005441BE">
        <w:rPr>
          <w:rFonts w:ascii="Comic Sans MS" w:hAnsi="Comic Sans MS"/>
        </w:rPr>
        <w:t>#</w:t>
      </w:r>
      <w:r w:rsidR="00F03FA2">
        <w:rPr>
          <w:rFonts w:ascii="Comic Sans MS" w:hAnsi="Comic Sans MS"/>
        </w:rPr>
        <w:t>00CBFF</w:t>
      </w:r>
      <w:r>
        <w:rPr>
          <w:rFonts w:ascii="Comic Sans MS" w:hAnsi="Comic Sans MS"/>
        </w:rPr>
        <w:t>)</w:t>
      </w:r>
      <w:r w:rsidR="009C2BE7">
        <w:rPr>
          <w:rFonts w:ascii="Comic Sans MS" w:hAnsi="Comic Sans MS"/>
        </w:rPr>
        <w:t xml:space="preserve"> outfit</w:t>
      </w:r>
    </w:p>
    <w:p w14:paraId="33861400" w14:textId="77777777" w:rsidR="000E24EC" w:rsidRPr="000E24EC" w:rsidRDefault="000E24EC" w:rsidP="00412EC6">
      <w:pPr>
        <w:numPr>
          <w:ilvl w:val="1"/>
          <w:numId w:val="6"/>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Manipulates liquid water to douse fires or push enemies.</w:t>
      </w:r>
    </w:p>
    <w:p w14:paraId="2A2BF0AA" w14:textId="3F7400C3" w:rsidR="00ED530E" w:rsidRPr="00ED530E" w:rsidRDefault="000E24EC" w:rsidP="00ED530E">
      <w:pPr>
        <w:pStyle w:val="ListParagraph"/>
        <w:numPr>
          <w:ilvl w:val="1"/>
          <w:numId w:val="6"/>
        </w:numPr>
        <w:rPr>
          <w:rFonts w:ascii="Comic Sans MS" w:hAnsi="Comic Sans MS"/>
        </w:rPr>
      </w:pPr>
      <w:r w:rsidRPr="00ED530E">
        <w:rPr>
          <w:rFonts w:ascii="Comic Sans MS" w:hAnsi="Comic Sans MS"/>
          <w:b/>
          <w:bCs/>
        </w:rPr>
        <w:t>Signature Move:</w:t>
      </w:r>
      <w:r w:rsidRPr="00ED530E">
        <w:rPr>
          <w:rFonts w:ascii="Comic Sans MS" w:hAnsi="Comic Sans MS"/>
        </w:rPr>
        <w:t xml:space="preserve"> </w:t>
      </w:r>
      <w:r w:rsidRPr="00ED530E">
        <w:rPr>
          <w:rFonts w:ascii="Comic Sans MS" w:hAnsi="Comic Sans MS"/>
          <w:i/>
          <w:iCs/>
        </w:rPr>
        <w:t>Water Vortex</w:t>
      </w:r>
      <w:r w:rsidR="00ED530E" w:rsidRPr="00ED530E">
        <w:rPr>
          <w:rFonts w:ascii="Comic Sans MS" w:hAnsi="Comic Sans MS"/>
          <w:i/>
          <w:iCs/>
        </w:rPr>
        <w:t xml:space="preserve"> </w:t>
      </w:r>
      <w:r w:rsidR="00ED530E">
        <w:rPr>
          <w:rFonts w:ascii="Comic Sans MS" w:hAnsi="Comic Sans MS"/>
          <w:i/>
          <w:iCs/>
        </w:rPr>
        <w:t>–</w:t>
      </w:r>
      <w:r w:rsidR="00ED530E" w:rsidRPr="00ED530E">
        <w:rPr>
          <w:rFonts w:ascii="Comic Sans MS" w:hAnsi="Comic Sans MS"/>
          <w:i/>
          <w:iCs/>
        </w:rPr>
        <w:t xml:space="preserve"> </w:t>
      </w:r>
      <w:r w:rsidR="00ED530E">
        <w:rPr>
          <w:rFonts w:ascii="Comic Sans MS" w:hAnsi="Comic Sans MS"/>
        </w:rPr>
        <w:t>A blast of</w:t>
      </w:r>
      <w:r w:rsidR="00ED530E" w:rsidRPr="00ED530E">
        <w:rPr>
          <w:rFonts w:ascii="Comic Sans MS" w:hAnsi="Comic Sans MS"/>
        </w:rPr>
        <w:t xml:space="preserve"> </w:t>
      </w:r>
      <w:r w:rsidR="00ED530E">
        <w:rPr>
          <w:rFonts w:ascii="Comic Sans MS" w:hAnsi="Comic Sans MS"/>
        </w:rPr>
        <w:t xml:space="preserve">water jet </w:t>
      </w:r>
      <w:r w:rsidR="00ED530E" w:rsidRPr="00ED530E">
        <w:rPr>
          <w:rFonts w:ascii="Comic Sans MS" w:hAnsi="Comic Sans MS"/>
        </w:rPr>
        <w:t xml:space="preserve">to </w:t>
      </w:r>
      <w:r w:rsidR="00ED530E">
        <w:rPr>
          <w:rFonts w:ascii="Comic Sans MS" w:hAnsi="Comic Sans MS"/>
        </w:rPr>
        <w:t xml:space="preserve">shoot enemies </w:t>
      </w:r>
      <w:r w:rsidR="00ED530E" w:rsidRPr="00ED530E">
        <w:rPr>
          <w:rFonts w:ascii="Comic Sans MS" w:hAnsi="Comic Sans MS"/>
        </w:rPr>
        <w:t>away.</w:t>
      </w:r>
    </w:p>
    <w:p w14:paraId="2B365B40" w14:textId="77777777" w:rsidR="004735FF" w:rsidRDefault="000E24EC" w:rsidP="004735FF">
      <w:pPr>
        <w:pStyle w:val="ListParagraph"/>
        <w:numPr>
          <w:ilvl w:val="1"/>
          <w:numId w:val="6"/>
        </w:numPr>
        <w:spacing w:line="360" w:lineRule="auto"/>
        <w:rPr>
          <w:ins w:id="83" w:author="Microsoft Word" w:date="2026-03-08T11:04:00Z" w16du:dateUtc="2026-03-08T04:04:00Z"/>
          <w:rFonts w:ascii="Comic Sans MS" w:hAnsi="Comic Sans MS"/>
        </w:rPr>
      </w:pPr>
      <w:ins w:id="84" w:author="Microsoft Word" w:date="2026-03-08T11:04:00Z" w16du:dateUtc="2026-03-08T04:04:00Z">
        <w:r w:rsidRPr="00ED530E">
          <w:rPr>
            <w:rFonts w:ascii="Comic Sans MS" w:hAnsi="Comic Sans MS"/>
            <w:b/>
            <w:bCs/>
          </w:rPr>
          <w:t>Signature Move:</w:t>
        </w:r>
        <w:r w:rsidRPr="00ED530E">
          <w:rPr>
            <w:rFonts w:ascii="Comic Sans MS" w:hAnsi="Comic Sans MS"/>
          </w:rPr>
          <w:t xml:space="preserve"> </w:t>
        </w:r>
      </w:ins>
    </w:p>
    <w:p w14:paraId="6B1F5221" w14:textId="77777777" w:rsidR="004735FF" w:rsidRDefault="004735FF" w:rsidP="004735FF">
      <w:pPr>
        <w:pStyle w:val="ListParagraph"/>
        <w:numPr>
          <w:ilvl w:val="2"/>
          <w:numId w:val="6"/>
        </w:numPr>
        <w:rPr>
          <w:ins w:id="85" w:author="Microsoft Word" w:date="2026-03-08T11:04:00Z" w16du:dateUtc="2026-03-08T04:04:00Z"/>
          <w:rFonts w:ascii="Comic Sans MS" w:hAnsi="Comic Sans MS"/>
        </w:rPr>
      </w:pPr>
      <w:ins w:id="86" w:author="Microsoft Word" w:date="2026-03-08T11:04:00Z" w16du:dateUtc="2026-03-08T04:04:00Z">
        <w:r w:rsidRPr="004735FF">
          <w:rPr>
            <w:rFonts w:ascii="Comic Sans MS" w:hAnsi="Comic Sans MS"/>
            <w:b/>
            <w:bCs/>
          </w:rPr>
          <w:t xml:space="preserve">Water Vortex </w:t>
        </w:r>
        <w:r w:rsidRPr="004735FF">
          <w:rPr>
            <w:rFonts w:ascii="Comic Sans MS" w:hAnsi="Comic Sans MS"/>
          </w:rPr>
          <w:t>Hayami fires a pressurized jet of water with enough force to blast enemies off their feet. The range attack of choice — less about damage, more about displacement.</w:t>
        </w:r>
      </w:ins>
    </w:p>
    <w:p w14:paraId="2084B723" w14:textId="77777777" w:rsidR="004735FF" w:rsidRDefault="004735FF" w:rsidP="004735FF">
      <w:pPr>
        <w:pStyle w:val="ListParagraph"/>
        <w:numPr>
          <w:ilvl w:val="2"/>
          <w:numId w:val="6"/>
        </w:numPr>
        <w:rPr>
          <w:ins w:id="87" w:author="Microsoft Word" w:date="2026-03-08T11:04:00Z" w16du:dateUtc="2026-03-08T04:04:00Z"/>
          <w:rFonts w:ascii="Comic Sans MS" w:hAnsi="Comic Sans MS"/>
        </w:rPr>
      </w:pPr>
      <w:ins w:id="88" w:author="Microsoft Word" w:date="2026-03-08T11:04:00Z" w16du:dateUtc="2026-03-08T04:04:00Z">
        <w:r w:rsidRPr="004735FF">
          <w:rPr>
            <w:rFonts w:ascii="Comic Sans MS" w:hAnsi="Comic Sans MS"/>
            <w:b/>
            <w:bCs/>
          </w:rPr>
          <w:t>Liquid Guard</w:t>
        </w:r>
        <w:r>
          <w:rPr>
            <w:rFonts w:ascii="Comic Sans MS" w:hAnsi="Comic Sans MS"/>
            <w:b/>
            <w:bCs/>
          </w:rPr>
          <w:t xml:space="preserve">: </w:t>
        </w:r>
        <w:r w:rsidRPr="004735FF">
          <w:rPr>
            <w:rFonts w:ascii="Comic Sans MS" w:hAnsi="Comic Sans MS"/>
          </w:rPr>
          <w:t>Hayami wraps water around their forearms as a flexible shield — unlike stone, it absorbs and disperses impact rather than blocking it outright. Effective against blunt and energy attacks.</w:t>
        </w:r>
      </w:ins>
    </w:p>
    <w:p w14:paraId="25C4C48E" w14:textId="287D2F56" w:rsidR="004735FF" w:rsidRDefault="004735FF" w:rsidP="004735FF">
      <w:pPr>
        <w:pStyle w:val="ListParagraph"/>
        <w:numPr>
          <w:ilvl w:val="2"/>
          <w:numId w:val="6"/>
        </w:numPr>
        <w:rPr>
          <w:ins w:id="89" w:author="Microsoft Word" w:date="2026-03-08T11:04:00Z" w16du:dateUtc="2026-03-08T04:04:00Z"/>
          <w:rFonts w:ascii="Comic Sans MS" w:hAnsi="Comic Sans MS"/>
        </w:rPr>
      </w:pPr>
      <w:ins w:id="90" w:author="Microsoft Word" w:date="2026-03-08T11:04:00Z" w16du:dateUtc="2026-03-08T04:04:00Z">
        <w:r w:rsidRPr="004735FF">
          <w:rPr>
            <w:rFonts w:ascii="Comic Sans MS" w:hAnsi="Comic Sans MS"/>
            <w:b/>
            <w:bCs/>
          </w:rPr>
          <w:t>Tide Pull</w:t>
        </w:r>
        <w:r>
          <w:rPr>
            <w:rFonts w:ascii="Comic Sans MS" w:hAnsi="Comic Sans MS"/>
            <w:b/>
            <w:bCs/>
          </w:rPr>
          <w:t>:</w:t>
        </w:r>
        <w:r>
          <w:rPr>
            <w:rFonts w:ascii="Comic Sans MS" w:hAnsi="Comic Sans MS"/>
          </w:rPr>
          <w:t xml:space="preserve"> </w:t>
        </w:r>
        <w:r w:rsidRPr="004735FF">
          <w:rPr>
            <w:rFonts w:ascii="Comic Sans MS" w:hAnsi="Comic Sans MS"/>
          </w:rPr>
          <w:t>Hayami manipulates a body of water (or their own reserves) to generate a sucking current, dragging enemies toward them. A setup move — closes the gap on the opponent's terms.</w:t>
        </w:r>
      </w:ins>
    </w:p>
    <w:p w14:paraId="2BAE6269" w14:textId="2AC14024" w:rsidR="004735FF" w:rsidRPr="004735FF" w:rsidRDefault="004735FF" w:rsidP="004735FF">
      <w:pPr>
        <w:pStyle w:val="ListParagraph"/>
        <w:numPr>
          <w:ilvl w:val="2"/>
          <w:numId w:val="6"/>
        </w:numPr>
        <w:rPr>
          <w:ins w:id="91" w:author="Microsoft Word" w:date="2026-03-08T11:04:00Z" w16du:dateUtc="2026-03-08T04:04:00Z"/>
          <w:rFonts w:ascii="Comic Sans MS" w:hAnsi="Comic Sans MS"/>
        </w:rPr>
      </w:pPr>
      <w:ins w:id="92" w:author="Microsoft Word" w:date="2026-03-08T11:04:00Z" w16du:dateUtc="2026-03-08T04:04:00Z">
        <w:r w:rsidRPr="004735FF">
          <w:rPr>
            <w:rFonts w:ascii="Comic Sans MS" w:hAnsi="Comic Sans MS"/>
            <w:b/>
            <w:bCs/>
          </w:rPr>
          <w:t>Splash Step</w:t>
        </w:r>
        <w:r>
          <w:rPr>
            <w:rFonts w:ascii="Comic Sans MS" w:hAnsi="Comic Sans MS"/>
            <w:b/>
            <w:bCs/>
          </w:rPr>
          <w:t>:</w:t>
        </w:r>
        <w:r>
          <w:rPr>
            <w:rFonts w:ascii="Comic Sans MS" w:hAnsi="Comic Sans MS"/>
          </w:rPr>
          <w:t xml:space="preserve"> </w:t>
        </w:r>
        <w:r w:rsidRPr="004735FF">
          <w:rPr>
            <w:rFonts w:ascii="Comic Sans MS" w:hAnsi="Comic Sans MS"/>
          </w:rPr>
          <w:t>Hayami temporarily liquefies their lower body into water, allowing them to slip through grabs, slide across surfaces at speed, or flow under low attacks. A pure evasion tool.</w:t>
        </w:r>
      </w:ins>
    </w:p>
    <w:p w14:paraId="33BB96EB" w14:textId="4835B873" w:rsidR="000E24EC" w:rsidRPr="000E24EC" w:rsidRDefault="000E24EC" w:rsidP="00412EC6">
      <w:pPr>
        <w:numPr>
          <w:ilvl w:val="0"/>
          <w:numId w:val="6"/>
        </w:numPr>
        <w:jc w:val="both"/>
        <w:rPr>
          <w:rFonts w:ascii="Comic Sans MS" w:hAnsi="Comic Sans MS"/>
        </w:rPr>
      </w:pPr>
      <w:r w:rsidRPr="000E24EC">
        <w:rPr>
          <w:rFonts w:ascii="Comic Sans MS" w:hAnsi="Comic Sans MS"/>
          <w:b/>
          <w:bCs/>
        </w:rPr>
        <w:t xml:space="preserve">Tier 2: Ice </w:t>
      </w:r>
      <w:r w:rsidR="00ED530E">
        <w:rPr>
          <w:rFonts w:ascii="Comic Sans MS" w:hAnsi="Comic Sans MS"/>
          <w:b/>
          <w:bCs/>
        </w:rPr>
        <w:t>Hayami</w:t>
      </w:r>
    </w:p>
    <w:p w14:paraId="3E99792E" w14:textId="06602EE4" w:rsidR="000E24EC" w:rsidRPr="000E24EC" w:rsidRDefault="000E24EC" w:rsidP="00412EC6">
      <w:pPr>
        <w:numPr>
          <w:ilvl w:val="1"/>
          <w:numId w:val="6"/>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Hayami</w:t>
      </w:r>
      <w:r w:rsidRPr="000E24EC">
        <w:rPr>
          <w:rFonts w:ascii="Comic Sans MS" w:hAnsi="Comic Sans MS"/>
        </w:rPr>
        <w:t xml:space="preserve"> was </w:t>
      </w:r>
      <w:r w:rsidR="00CF2CB9">
        <w:rPr>
          <w:rFonts w:ascii="Comic Sans MS" w:hAnsi="Comic Sans MS"/>
        </w:rPr>
        <w:t xml:space="preserve">in a full </w:t>
      </w:r>
      <w:proofErr w:type="spellStart"/>
      <w:proofErr w:type="gramStart"/>
      <w:r w:rsidR="00CF2CB9">
        <w:rPr>
          <w:rFonts w:ascii="Comic Sans MS" w:hAnsi="Comic Sans MS"/>
        </w:rPr>
        <w:t>peace</w:t>
      </w:r>
      <w:r w:rsidR="005441BE">
        <w:rPr>
          <w:rFonts w:ascii="Comic Sans MS" w:hAnsi="Comic Sans MS"/>
        </w:rPr>
        <w:t>fulness.</w:t>
      </w:r>
      <w:ins w:id="93" w:author="Microsoft Word" w:date="2026-03-08T11:04:00Z" w16du:dateUtc="2026-03-08T04:04:00Z">
        <w:r w:rsidRPr="000E24EC">
          <w:rPr>
            <w:rFonts w:ascii="Comic Sans MS" w:hAnsi="Comic Sans MS"/>
            <w:b/>
            <w:bCs/>
          </w:rPr>
          <w:t>Evolution</w:t>
        </w:r>
        <w:proofErr w:type="spellEnd"/>
        <w:proofErr w:type="gramEnd"/>
        <w:r w:rsidRPr="000E24EC">
          <w:rPr>
            <w:rFonts w:ascii="Comic Sans MS" w:hAnsi="Comic Sans MS"/>
            <w:b/>
            <w:bCs/>
          </w:rPr>
          <w:t>:</w:t>
        </w:r>
        <w:r w:rsidRPr="000E24EC">
          <w:rPr>
            <w:rFonts w:ascii="Comic Sans MS" w:hAnsi="Comic Sans MS"/>
          </w:rPr>
          <w:t xml:space="preserve"> Unlocked when </w:t>
        </w:r>
        <w:r w:rsidR="00BA3F71">
          <w:rPr>
            <w:rFonts w:ascii="Comic Sans MS" w:hAnsi="Comic Sans MS"/>
          </w:rPr>
          <w:t>experience</w:t>
        </w:r>
        <w:r w:rsidRPr="000E24EC">
          <w:rPr>
            <w:rFonts w:ascii="Comic Sans MS" w:hAnsi="Comic Sans MS"/>
          </w:rPr>
          <w:t xml:space="preserve"> </w:t>
        </w:r>
        <w:r w:rsidR="00BA3F71">
          <w:rPr>
            <w:rFonts w:ascii="Comic Sans MS" w:hAnsi="Comic Sans MS"/>
          </w:rPr>
          <w:t>extreme calmness and relaxation</w:t>
        </w:r>
      </w:ins>
    </w:p>
    <w:p w14:paraId="20CAC250" w14:textId="2DD3F566" w:rsidR="000E24EC" w:rsidRDefault="000E24EC" w:rsidP="00412EC6">
      <w:pPr>
        <w:numPr>
          <w:ilvl w:val="1"/>
          <w:numId w:val="6"/>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Cool, detached, and </w:t>
      </w:r>
      <w:proofErr w:type="spellStart"/>
      <w:proofErr w:type="gramStart"/>
      <w:r w:rsidRPr="000E24EC">
        <w:rPr>
          <w:rFonts w:ascii="Comic Sans MS" w:hAnsi="Comic Sans MS"/>
        </w:rPr>
        <w:t>tactical</w:t>
      </w:r>
      <w:r w:rsidR="00D15AF2">
        <w:rPr>
          <w:rFonts w:ascii="Comic Sans MS" w:hAnsi="Comic Sans MS"/>
        </w:rPr>
        <w:t>.</w:t>
      </w:r>
      <w:ins w:id="94" w:author="Microsoft Word" w:date="2026-03-08T11:04:00Z" w16du:dateUtc="2026-03-08T04:04:00Z">
        <w:r w:rsidR="00A10BE1" w:rsidRPr="002D44BD">
          <w:rPr>
            <w:rFonts w:ascii="Comic Sans MS" w:hAnsi="Comic Sans MS"/>
          </w:rPr>
          <w:t>Cynical</w:t>
        </w:r>
        <w:proofErr w:type="spellEnd"/>
        <w:proofErr w:type="gramEnd"/>
        <w:r w:rsidR="00A10BE1" w:rsidRPr="002D44BD">
          <w:rPr>
            <w:rFonts w:ascii="Comic Sans MS" w:hAnsi="Comic Sans MS"/>
          </w:rPr>
          <w:t xml:space="preserve">, Sharp-tongued, </w:t>
        </w:r>
        <w:r w:rsidR="00A10BE1">
          <w:rPr>
            <w:rFonts w:ascii="Comic Sans MS" w:hAnsi="Comic Sans MS"/>
          </w:rPr>
          <w:t>Skeptical</w:t>
        </w:r>
        <w:r w:rsidR="00D15AF2">
          <w:rPr>
            <w:rFonts w:ascii="Comic Sans MS" w:hAnsi="Comic Sans MS"/>
          </w:rPr>
          <w:t>.</w:t>
        </w:r>
      </w:ins>
      <w:r w:rsidR="00D15AF2">
        <w:rPr>
          <w:rFonts w:ascii="Comic Sans MS" w:hAnsi="Comic Sans MS"/>
        </w:rPr>
        <w:t xml:space="preserve"> But also</w:t>
      </w:r>
      <w:r w:rsidR="00ED530E">
        <w:rPr>
          <w:rFonts w:ascii="Comic Sans MS" w:hAnsi="Comic Sans MS"/>
        </w:rPr>
        <w:t>,</w:t>
      </w:r>
      <w:r w:rsidR="00D15AF2">
        <w:rPr>
          <w:rFonts w:ascii="Comic Sans MS" w:hAnsi="Comic Sans MS"/>
        </w:rPr>
        <w:t xml:space="preserve"> </w:t>
      </w:r>
      <w:r w:rsidR="00D15AF2" w:rsidRPr="000E24EC">
        <w:rPr>
          <w:rFonts w:ascii="Comic Sans MS" w:hAnsi="Comic Sans MS"/>
        </w:rPr>
        <w:t xml:space="preserve">lazy and </w:t>
      </w:r>
      <w:proofErr w:type="spellStart"/>
      <w:proofErr w:type="gramStart"/>
      <w:r w:rsidR="00D15AF2" w:rsidRPr="000E24EC">
        <w:rPr>
          <w:rFonts w:ascii="Comic Sans MS" w:hAnsi="Comic Sans MS"/>
        </w:rPr>
        <w:t>relaxed.</w:t>
      </w:r>
      <w:ins w:id="95" w:author="Microsoft Word" w:date="2026-03-08T11:04:00Z" w16du:dateUtc="2026-03-08T04:04:00Z">
        <w:r w:rsidR="00A10BE1">
          <w:rPr>
            <w:rFonts w:ascii="Comic Sans MS" w:hAnsi="Comic Sans MS"/>
          </w:rPr>
          <w:t>very</w:t>
        </w:r>
        <w:proofErr w:type="spellEnd"/>
        <w:proofErr w:type="gramEnd"/>
        <w:r w:rsidR="00A10BE1">
          <w:rPr>
            <w:rFonts w:ascii="Comic Sans MS" w:hAnsi="Comic Sans MS"/>
          </w:rPr>
          <w:t xml:space="preserve"> Calm</w:t>
        </w:r>
        <w:r w:rsidR="00D15AF2" w:rsidRPr="000E24EC">
          <w:rPr>
            <w:rFonts w:ascii="Comic Sans MS" w:hAnsi="Comic Sans MS"/>
          </w:rPr>
          <w:t xml:space="preserve"> and </w:t>
        </w:r>
        <w:r w:rsidR="00A10BE1">
          <w:rPr>
            <w:rFonts w:ascii="Comic Sans MS" w:hAnsi="Comic Sans MS"/>
          </w:rPr>
          <w:t>R</w:t>
        </w:r>
        <w:r w:rsidR="00D15AF2" w:rsidRPr="000E24EC">
          <w:rPr>
            <w:rFonts w:ascii="Comic Sans MS" w:hAnsi="Comic Sans MS"/>
          </w:rPr>
          <w:t>elaxed.</w:t>
        </w:r>
      </w:ins>
    </w:p>
    <w:p w14:paraId="0023864E" w14:textId="5768FFC3" w:rsidR="00ED530E" w:rsidRPr="000E24EC" w:rsidRDefault="00ED530E" w:rsidP="00ED530E">
      <w:pPr>
        <w:numPr>
          <w:ilvl w:val="1"/>
          <w:numId w:val="6"/>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sidR="00CC23C6">
        <w:rPr>
          <w:rFonts w:ascii="Comic Sans MS" w:hAnsi="Comic Sans MS"/>
        </w:rPr>
        <w:t>grey</w:t>
      </w:r>
      <w:r w:rsidR="00997C99">
        <w:rPr>
          <w:rFonts w:ascii="Comic Sans MS" w:hAnsi="Comic Sans MS"/>
        </w:rPr>
        <w:t xml:space="preserve"> </w:t>
      </w:r>
      <w:r w:rsidR="005E6189">
        <w:rPr>
          <w:rFonts w:ascii="Comic Sans MS" w:hAnsi="Comic Sans MS"/>
        </w:rPr>
        <w:t>(#</w:t>
      </w:r>
      <w:r w:rsidR="00D904E2">
        <w:rPr>
          <w:rFonts w:ascii="Comic Sans MS" w:hAnsi="Comic Sans MS"/>
        </w:rPr>
        <w:t>90</w:t>
      </w:r>
      <w:r w:rsidR="00520592">
        <w:rPr>
          <w:rFonts w:ascii="Comic Sans MS" w:hAnsi="Comic Sans MS"/>
        </w:rPr>
        <w:t>A5AA</w:t>
      </w:r>
      <w:r w:rsidR="005E6189">
        <w:rPr>
          <w:rFonts w:ascii="Comic Sans MS" w:hAnsi="Comic Sans MS"/>
        </w:rPr>
        <w:t>)</w:t>
      </w:r>
      <w:r>
        <w:rPr>
          <w:rFonts w:ascii="Comic Sans MS" w:hAnsi="Comic Sans MS"/>
        </w:rPr>
        <w:t xml:space="preserve">, </w:t>
      </w:r>
      <w:r w:rsidR="00333456">
        <w:rPr>
          <w:rFonts w:ascii="Comic Sans MS" w:hAnsi="Comic Sans MS"/>
        </w:rPr>
        <w:t>teal</w:t>
      </w:r>
      <w:r w:rsidR="005C5AC8">
        <w:rPr>
          <w:rFonts w:ascii="Comic Sans MS" w:hAnsi="Comic Sans MS"/>
        </w:rPr>
        <w:t xml:space="preserve"> (#</w:t>
      </w:r>
      <w:r w:rsidR="00C71EFA">
        <w:rPr>
          <w:rFonts w:ascii="Comic Sans MS" w:hAnsi="Comic Sans MS"/>
        </w:rPr>
        <w:t>396D7B</w:t>
      </w:r>
      <w:r w:rsidR="005C5AC8">
        <w:rPr>
          <w:rFonts w:ascii="Comic Sans MS" w:hAnsi="Comic Sans MS"/>
        </w:rPr>
        <w:t>)</w:t>
      </w:r>
      <w:r w:rsidR="00333456">
        <w:rPr>
          <w:rFonts w:ascii="Comic Sans MS" w:hAnsi="Comic Sans MS"/>
        </w:rPr>
        <w:t xml:space="preserve">, light </w:t>
      </w:r>
      <w:r w:rsidR="00CC23C6">
        <w:rPr>
          <w:rFonts w:ascii="Comic Sans MS" w:hAnsi="Comic Sans MS"/>
        </w:rPr>
        <w:t>blue</w:t>
      </w:r>
      <w:r w:rsidR="00C71EFA">
        <w:rPr>
          <w:rFonts w:ascii="Comic Sans MS" w:hAnsi="Comic Sans MS"/>
        </w:rPr>
        <w:t xml:space="preserve"> (</w:t>
      </w:r>
      <w:r w:rsidR="000F614D">
        <w:rPr>
          <w:rFonts w:ascii="Comic Sans MS" w:hAnsi="Comic Sans MS"/>
        </w:rPr>
        <w:t>#75E3FF</w:t>
      </w:r>
      <w:r w:rsidR="00C71EFA">
        <w:rPr>
          <w:rFonts w:ascii="Comic Sans MS" w:hAnsi="Comic Sans MS"/>
        </w:rPr>
        <w:t>),</w:t>
      </w:r>
      <w:r w:rsidR="00CC23C6">
        <w:rPr>
          <w:rFonts w:ascii="Comic Sans MS" w:hAnsi="Comic Sans MS"/>
        </w:rPr>
        <w:t xml:space="preserve"> </w:t>
      </w:r>
      <w:r>
        <w:rPr>
          <w:rFonts w:ascii="Comic Sans MS" w:hAnsi="Comic Sans MS"/>
        </w:rPr>
        <w:t xml:space="preserve">and </w:t>
      </w:r>
      <w:r w:rsidR="00CC23C6">
        <w:rPr>
          <w:rFonts w:ascii="Comic Sans MS" w:hAnsi="Comic Sans MS"/>
        </w:rPr>
        <w:t xml:space="preserve">white </w:t>
      </w:r>
      <w:r w:rsidR="000F614D">
        <w:rPr>
          <w:rFonts w:ascii="Comic Sans MS" w:hAnsi="Comic Sans MS"/>
        </w:rPr>
        <w:t xml:space="preserve">(#FFFFFF) accent </w:t>
      </w:r>
      <w:r>
        <w:rPr>
          <w:rFonts w:ascii="Comic Sans MS" w:hAnsi="Comic Sans MS"/>
        </w:rPr>
        <w:t>color palette outfits. Their right hand wear</w:t>
      </w:r>
      <w:r w:rsidR="00CC23C6">
        <w:rPr>
          <w:rFonts w:ascii="Comic Sans MS" w:hAnsi="Comic Sans MS"/>
        </w:rPr>
        <w:t>s</w:t>
      </w:r>
      <w:r>
        <w:rPr>
          <w:rFonts w:ascii="Comic Sans MS" w:hAnsi="Comic Sans MS"/>
        </w:rPr>
        <w:t xml:space="preserve"> a light </w:t>
      </w:r>
      <w:r w:rsidR="007D4890">
        <w:rPr>
          <w:rFonts w:ascii="Comic Sans MS" w:hAnsi="Comic Sans MS"/>
        </w:rPr>
        <w:t xml:space="preserve">(#75E3FF) </w:t>
      </w:r>
      <w:r>
        <w:rPr>
          <w:rFonts w:ascii="Comic Sans MS" w:hAnsi="Comic Sans MS"/>
        </w:rPr>
        <w:t xml:space="preserve">blue glove. Their eyes turn </w:t>
      </w:r>
      <w:r w:rsidR="00CC23C6">
        <w:rPr>
          <w:rFonts w:ascii="Comic Sans MS" w:hAnsi="Comic Sans MS"/>
        </w:rPr>
        <w:t>blue</w:t>
      </w:r>
      <w:r>
        <w:rPr>
          <w:rFonts w:ascii="Comic Sans MS" w:hAnsi="Comic Sans MS"/>
        </w:rPr>
        <w:t>.</w:t>
      </w:r>
    </w:p>
    <w:p w14:paraId="1D8D406B" w14:textId="00BE085C" w:rsidR="000E24EC" w:rsidRPr="000E24EC" w:rsidRDefault="000E24EC" w:rsidP="00412EC6">
      <w:pPr>
        <w:numPr>
          <w:ilvl w:val="1"/>
          <w:numId w:val="6"/>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Turns water into solid ice.</w:t>
      </w:r>
      <w:r>
        <w:rPr>
          <w:rFonts w:ascii="Comic Sans MS" w:hAnsi="Comic Sans MS"/>
        </w:rPr>
        <w:t xml:space="preserve"> they </w:t>
      </w:r>
      <w:r w:rsidRPr="000E24EC">
        <w:rPr>
          <w:rFonts w:ascii="Comic Sans MS" w:hAnsi="Comic Sans MS"/>
        </w:rPr>
        <w:t>can freeze enemies instantly by touching the ground.</w:t>
      </w:r>
      <w:r>
        <w:rPr>
          <w:rFonts w:ascii="Comic Sans MS" w:hAnsi="Comic Sans MS"/>
        </w:rPr>
        <w:t xml:space="preserve"> they </w:t>
      </w:r>
      <w:r w:rsidRPr="000E24EC">
        <w:rPr>
          <w:rFonts w:ascii="Comic Sans MS" w:hAnsi="Comic Sans MS"/>
        </w:rPr>
        <w:t xml:space="preserve">wield a </w:t>
      </w:r>
      <w:r w:rsidR="00ED530E">
        <w:rPr>
          <w:rFonts w:ascii="Comic Sans MS" w:hAnsi="Comic Sans MS"/>
        </w:rPr>
        <w:t xml:space="preserve">bow and arrow </w:t>
      </w:r>
      <w:r w:rsidRPr="000E24EC">
        <w:rPr>
          <w:rFonts w:ascii="Comic Sans MS" w:hAnsi="Comic Sans MS"/>
        </w:rPr>
        <w:t>made of ice.</w:t>
      </w:r>
    </w:p>
    <w:p w14:paraId="4EED1C0A" w14:textId="77777777" w:rsidR="000E24EC" w:rsidRPr="002445D7" w:rsidRDefault="000E24EC" w:rsidP="00412EC6">
      <w:pPr>
        <w:numPr>
          <w:ilvl w:val="1"/>
          <w:numId w:val="6"/>
        </w:numPr>
        <w:jc w:val="both"/>
        <w:rPr>
          <w:rFonts w:ascii="Comic Sans MS" w:hAnsi="Comic Sans MS"/>
        </w:rPr>
      </w:pPr>
      <w:r w:rsidRPr="000E24EC">
        <w:rPr>
          <w:rFonts w:ascii="Comic Sans MS" w:hAnsi="Comic Sans MS"/>
          <w:b/>
          <w:bCs/>
        </w:rPr>
        <w:t>Signature Moves:</w:t>
      </w:r>
    </w:p>
    <w:p w14:paraId="79599D4C" w14:textId="5D8568B3" w:rsidR="000E24EC" w:rsidRPr="000E24EC" w:rsidRDefault="000E24EC" w:rsidP="00412EC6">
      <w:pPr>
        <w:numPr>
          <w:ilvl w:val="2"/>
          <w:numId w:val="6"/>
        </w:numPr>
        <w:jc w:val="both"/>
        <w:rPr>
          <w:rFonts w:ascii="Comic Sans MS" w:hAnsi="Comic Sans MS"/>
        </w:rPr>
      </w:pPr>
      <w:r w:rsidRPr="000E24EC">
        <w:rPr>
          <w:rFonts w:ascii="Comic Sans MS" w:hAnsi="Comic Sans MS"/>
          <w:i/>
          <w:iCs/>
        </w:rPr>
        <w:t>Ice Cannon:</w:t>
      </w:r>
      <w:r w:rsidRPr="000E24EC">
        <w:rPr>
          <w:rFonts w:ascii="Comic Sans MS" w:hAnsi="Comic Sans MS"/>
        </w:rPr>
        <w:t xml:space="preserve"> Transforms</w:t>
      </w:r>
      <w:r>
        <w:rPr>
          <w:rFonts w:ascii="Comic Sans MS" w:hAnsi="Comic Sans MS"/>
        </w:rPr>
        <w:t xml:space="preserve"> their </w:t>
      </w:r>
      <w:r w:rsidR="00ED530E">
        <w:rPr>
          <w:rFonts w:ascii="Comic Sans MS" w:hAnsi="Comic Sans MS"/>
        </w:rPr>
        <w:t>bow</w:t>
      </w:r>
      <w:r w:rsidRPr="000E24EC">
        <w:rPr>
          <w:rFonts w:ascii="Comic Sans MS" w:hAnsi="Comic Sans MS"/>
        </w:rPr>
        <w:t xml:space="preserve"> into a massive cannon that fires freezing beams.</w:t>
      </w:r>
    </w:p>
    <w:p w14:paraId="7DF45B80" w14:textId="49DE0B7A" w:rsidR="000E24EC" w:rsidRPr="000E24EC" w:rsidRDefault="000E24EC" w:rsidP="00412EC6">
      <w:pPr>
        <w:numPr>
          <w:ilvl w:val="2"/>
          <w:numId w:val="6"/>
        </w:numPr>
        <w:jc w:val="both"/>
        <w:rPr>
          <w:rFonts w:ascii="Comic Sans MS" w:hAnsi="Comic Sans MS"/>
        </w:rPr>
      </w:pPr>
      <w:r w:rsidRPr="000E24EC">
        <w:rPr>
          <w:rFonts w:ascii="Comic Sans MS" w:hAnsi="Comic Sans MS"/>
          <w:i/>
          <w:iCs/>
        </w:rPr>
        <w:t>Freeze:</w:t>
      </w:r>
      <w:r w:rsidRPr="000E24EC">
        <w:rPr>
          <w:rFonts w:ascii="Comic Sans MS" w:hAnsi="Comic Sans MS"/>
        </w:rPr>
        <w:t xml:space="preserve"> Flash-freezes the environment, trapping opponents in icebergs.</w:t>
      </w:r>
    </w:p>
    <w:p w14:paraId="078015DE" w14:textId="77777777" w:rsidR="002445D7" w:rsidRDefault="002445D7" w:rsidP="002445D7">
      <w:pPr>
        <w:numPr>
          <w:ilvl w:val="2"/>
          <w:numId w:val="6"/>
        </w:numPr>
        <w:spacing w:after="0"/>
        <w:jc w:val="both"/>
        <w:rPr>
          <w:ins w:id="96" w:author="Microsoft Word" w:date="2026-03-08T11:04:00Z" w16du:dateUtc="2026-03-08T04:04:00Z"/>
          <w:rFonts w:ascii="Comic Sans MS" w:hAnsi="Comic Sans MS"/>
        </w:rPr>
      </w:pPr>
      <w:ins w:id="97" w:author="Microsoft Word" w:date="2026-03-08T11:04:00Z" w16du:dateUtc="2026-03-08T04:04:00Z">
        <w:r w:rsidRPr="002445D7">
          <w:rPr>
            <w:rFonts w:ascii="Comic Sans MS" w:hAnsi="Comic Sans MS"/>
            <w:b/>
            <w:bCs/>
          </w:rPr>
          <w:t>Ice Bow</w:t>
        </w:r>
        <w:r>
          <w:rPr>
            <w:rFonts w:ascii="Comic Sans MS" w:hAnsi="Comic Sans MS"/>
            <w:b/>
            <w:bCs/>
          </w:rPr>
          <w:t xml:space="preserve">: </w:t>
        </w:r>
        <w:r w:rsidRPr="002445D7">
          <w:rPr>
            <w:rFonts w:ascii="Comic Sans MS" w:hAnsi="Comic Sans MS"/>
          </w:rPr>
          <w:t>Hayami manifests a sleek bow of solid ice and fires crystalline arrows with sniper-level precision. Ice Hayami barely shifts their posture to aim — they already know where the target will be.</w:t>
        </w:r>
      </w:ins>
    </w:p>
    <w:p w14:paraId="1A294986" w14:textId="77777777" w:rsidR="002445D7" w:rsidRDefault="002445D7" w:rsidP="002445D7">
      <w:pPr>
        <w:numPr>
          <w:ilvl w:val="2"/>
          <w:numId w:val="6"/>
        </w:numPr>
        <w:spacing w:after="0"/>
        <w:jc w:val="both"/>
        <w:rPr>
          <w:ins w:id="98" w:author="Microsoft Word" w:date="2026-03-08T11:04:00Z" w16du:dateUtc="2026-03-08T04:04:00Z"/>
          <w:rFonts w:ascii="Comic Sans MS" w:hAnsi="Comic Sans MS"/>
        </w:rPr>
      </w:pPr>
      <w:ins w:id="99" w:author="Microsoft Word" w:date="2026-03-08T11:04:00Z" w16du:dateUtc="2026-03-08T04:04:00Z">
        <w:r w:rsidRPr="002445D7">
          <w:rPr>
            <w:rFonts w:ascii="Comic Sans MS" w:hAnsi="Comic Sans MS"/>
            <w:b/>
            <w:bCs/>
          </w:rPr>
          <w:t>Ice Cannon</w:t>
        </w:r>
        <w:r>
          <w:rPr>
            <w:rFonts w:ascii="Comic Sans MS" w:hAnsi="Comic Sans MS"/>
            <w:b/>
            <w:bCs/>
          </w:rPr>
          <w:t>:</w:t>
        </w:r>
        <w:r>
          <w:rPr>
            <w:rFonts w:ascii="Comic Sans MS" w:hAnsi="Comic Sans MS"/>
          </w:rPr>
          <w:t xml:space="preserve"> </w:t>
        </w:r>
        <w:r w:rsidRPr="002445D7">
          <w:rPr>
            <w:rFonts w:ascii="Comic Sans MS" w:hAnsi="Comic Sans MS"/>
          </w:rPr>
          <w:t>Hayami's bow transforms, expanding into a large cannon that fires wide freezing beams. Hits multiple targets, flash-freezes limbs, and creates walls of ice mid-battlefield. Used when bow shots feel like too much effort.</w:t>
        </w:r>
      </w:ins>
    </w:p>
    <w:p w14:paraId="06137E41" w14:textId="4B098C94" w:rsidR="002445D7" w:rsidRDefault="002445D7" w:rsidP="002445D7">
      <w:pPr>
        <w:numPr>
          <w:ilvl w:val="2"/>
          <w:numId w:val="6"/>
        </w:numPr>
        <w:spacing w:after="0"/>
        <w:jc w:val="both"/>
        <w:rPr>
          <w:ins w:id="100" w:author="Microsoft Word" w:date="2026-03-08T11:04:00Z" w16du:dateUtc="2026-03-08T04:04:00Z"/>
          <w:rFonts w:ascii="Comic Sans MS" w:hAnsi="Comic Sans MS"/>
        </w:rPr>
      </w:pPr>
      <w:ins w:id="101" w:author="Microsoft Word" w:date="2026-03-08T11:04:00Z" w16du:dateUtc="2026-03-08T04:04:00Z">
        <w:r w:rsidRPr="002445D7">
          <w:rPr>
            <w:rFonts w:ascii="Comic Sans MS" w:hAnsi="Comic Sans MS"/>
            <w:b/>
            <w:bCs/>
          </w:rPr>
          <w:t>Freeze</w:t>
        </w:r>
        <w:r>
          <w:rPr>
            <w:rFonts w:ascii="Comic Sans MS" w:hAnsi="Comic Sans MS"/>
            <w:b/>
            <w:bCs/>
          </w:rPr>
          <w:t>:</w:t>
        </w:r>
        <w:r>
          <w:rPr>
            <w:rFonts w:ascii="Comic Sans MS" w:hAnsi="Comic Sans MS"/>
          </w:rPr>
          <w:t xml:space="preserve"> </w:t>
        </w:r>
        <w:r w:rsidRPr="002445D7">
          <w:rPr>
            <w:rFonts w:ascii="Comic Sans MS" w:hAnsi="Comic Sans MS"/>
          </w:rPr>
          <w:t>Hayami touches the ground and sends a wave of sub-zero temperature spreading outward — encasing everything it reaches in thick ice. The most powerful crowd-control move in Hayami's arsenal at this tier.</w:t>
        </w:r>
      </w:ins>
    </w:p>
    <w:p w14:paraId="060CAC0D" w14:textId="6F7FBF7C" w:rsidR="002445D7" w:rsidRPr="000E24EC" w:rsidRDefault="002445D7" w:rsidP="002445D7">
      <w:pPr>
        <w:numPr>
          <w:ilvl w:val="2"/>
          <w:numId w:val="6"/>
        </w:numPr>
        <w:jc w:val="both"/>
        <w:rPr>
          <w:ins w:id="102" w:author="Microsoft Word" w:date="2026-03-08T11:04:00Z" w16du:dateUtc="2026-03-08T04:04:00Z"/>
          <w:rFonts w:ascii="Comic Sans MS" w:hAnsi="Comic Sans MS"/>
        </w:rPr>
      </w:pPr>
      <w:ins w:id="103" w:author="Microsoft Word" w:date="2026-03-08T11:04:00Z" w16du:dateUtc="2026-03-08T04:04:00Z">
        <w:r w:rsidRPr="002445D7">
          <w:rPr>
            <w:rFonts w:ascii="Comic Sans MS" w:hAnsi="Comic Sans MS"/>
            <w:b/>
            <w:bCs/>
          </w:rPr>
          <w:t>Permafrost Cage</w:t>
        </w:r>
        <w:r>
          <w:rPr>
            <w:rFonts w:ascii="Comic Sans MS" w:hAnsi="Comic Sans MS"/>
            <w:b/>
            <w:bCs/>
          </w:rPr>
          <w:t>:</w:t>
        </w:r>
        <w:r>
          <w:rPr>
            <w:rFonts w:ascii="Comic Sans MS" w:hAnsi="Comic Sans MS"/>
          </w:rPr>
          <w:t xml:space="preserve"> </w:t>
        </w:r>
        <w:r w:rsidRPr="002445D7">
          <w:rPr>
            <w:rFonts w:ascii="Comic Sans MS" w:hAnsi="Comic Sans MS"/>
          </w:rPr>
          <w:t>Hayami flash-freezes the air around a single target, encasing them in a block of ice precisely shaped around their body. No excess, no waste. Just the target, locked in place. Ice Hayami finds this the most reasonable way to end a fight.</w:t>
        </w:r>
      </w:ins>
    </w:p>
    <w:p w14:paraId="2267371C" w14:textId="3F6CC017" w:rsidR="000E24EC" w:rsidRPr="000E24EC" w:rsidRDefault="000E24EC" w:rsidP="00412EC6">
      <w:pPr>
        <w:numPr>
          <w:ilvl w:val="0"/>
          <w:numId w:val="6"/>
        </w:numPr>
        <w:jc w:val="both"/>
        <w:rPr>
          <w:rFonts w:ascii="Comic Sans MS" w:hAnsi="Comic Sans MS"/>
        </w:rPr>
      </w:pPr>
      <w:r w:rsidRPr="000E24EC">
        <w:rPr>
          <w:rFonts w:ascii="Comic Sans MS" w:hAnsi="Comic Sans MS"/>
          <w:b/>
          <w:bCs/>
        </w:rPr>
        <w:t>Tier 3: Blizzard</w:t>
      </w:r>
      <w:r w:rsidR="00ED530E">
        <w:rPr>
          <w:rFonts w:ascii="Comic Sans MS" w:hAnsi="Comic Sans MS"/>
          <w:b/>
          <w:bCs/>
          <w:vertAlign w:val="superscript"/>
        </w:rPr>
        <w:t xml:space="preserve"> </w:t>
      </w:r>
      <w:r w:rsidR="00ED530E">
        <w:rPr>
          <w:rFonts w:ascii="Comic Sans MS" w:hAnsi="Comic Sans MS"/>
          <w:b/>
          <w:bCs/>
        </w:rPr>
        <w:t>Hayami</w:t>
      </w:r>
    </w:p>
    <w:p w14:paraId="08007091" w14:textId="77777777" w:rsidR="00ED530E" w:rsidRPr="000E24EC" w:rsidRDefault="00ED530E" w:rsidP="00ED530E">
      <w:pPr>
        <w:numPr>
          <w:ilvl w:val="1"/>
          <w:numId w:val="6"/>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368C5CB2" w14:textId="404954D0" w:rsidR="000E24EC" w:rsidRPr="000E24EC" w:rsidRDefault="000E24EC" w:rsidP="00412EC6">
      <w:pPr>
        <w:jc w:val="both"/>
        <w:rPr>
          <w:rFonts w:ascii="Comic Sans MS" w:hAnsi="Comic Sans MS"/>
          <w:b/>
          <w:bCs/>
        </w:rPr>
      </w:pPr>
      <w:r w:rsidRPr="000E24EC">
        <w:rPr>
          <w:rFonts w:ascii="Comic Sans MS" w:hAnsi="Comic Sans MS"/>
          <w:b/>
          <w:bCs/>
        </w:rPr>
        <w:t xml:space="preserve">6. Leaf/Nature Element </w:t>
      </w:r>
    </w:p>
    <w:p w14:paraId="41CCE850" w14:textId="77777777" w:rsidR="000E24EC" w:rsidRPr="000E24EC" w:rsidRDefault="000E24EC" w:rsidP="00412EC6">
      <w:pPr>
        <w:jc w:val="both"/>
        <w:rPr>
          <w:rFonts w:ascii="Comic Sans MS" w:hAnsi="Comic Sans MS"/>
        </w:rPr>
      </w:pPr>
      <w:r w:rsidRPr="000E24EC">
        <w:rPr>
          <w:rFonts w:ascii="Comic Sans MS" w:hAnsi="Comic Sans MS"/>
        </w:rPr>
        <w:t>The element of nature, growth, and unorthodox weaponry.</w:t>
      </w:r>
    </w:p>
    <w:p w14:paraId="6CF9221F" w14:textId="607C8A56" w:rsidR="000E24EC" w:rsidRPr="000E24EC" w:rsidRDefault="000E24EC" w:rsidP="00412EC6">
      <w:pPr>
        <w:numPr>
          <w:ilvl w:val="0"/>
          <w:numId w:val="7"/>
        </w:numPr>
        <w:jc w:val="both"/>
        <w:rPr>
          <w:rFonts w:ascii="Comic Sans MS" w:hAnsi="Comic Sans MS"/>
        </w:rPr>
      </w:pPr>
      <w:r w:rsidRPr="000E24EC">
        <w:rPr>
          <w:rFonts w:ascii="Comic Sans MS" w:hAnsi="Comic Sans MS"/>
          <w:b/>
          <w:bCs/>
        </w:rPr>
        <w:t xml:space="preserve">Tier 1: Leaf </w:t>
      </w:r>
      <w:r w:rsidR="00ED530E">
        <w:rPr>
          <w:rFonts w:ascii="Comic Sans MS" w:hAnsi="Comic Sans MS"/>
          <w:b/>
          <w:bCs/>
        </w:rPr>
        <w:t>Hayami</w:t>
      </w:r>
    </w:p>
    <w:p w14:paraId="2C9EF008" w14:textId="77777777" w:rsidR="000E24EC" w:rsidRDefault="000E24EC" w:rsidP="00412EC6">
      <w:pPr>
        <w:numPr>
          <w:ilvl w:val="1"/>
          <w:numId w:val="7"/>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Utility and traps.</w:t>
      </w:r>
    </w:p>
    <w:p w14:paraId="55CF55F8" w14:textId="6F4169EE" w:rsidR="00B63A70" w:rsidRPr="000E24EC" w:rsidRDefault="00B63A70" w:rsidP="00412EC6">
      <w:pPr>
        <w:numPr>
          <w:ilvl w:val="1"/>
          <w:numId w:val="7"/>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green (#</w:t>
      </w:r>
      <w:r w:rsidR="00EE1B15">
        <w:rPr>
          <w:rFonts w:ascii="Comic Sans MS" w:hAnsi="Comic Sans MS"/>
        </w:rPr>
        <w:t>409945</w:t>
      </w:r>
      <w:r>
        <w:rPr>
          <w:rFonts w:ascii="Comic Sans MS" w:hAnsi="Comic Sans MS"/>
        </w:rPr>
        <w:t>)</w:t>
      </w:r>
      <w:r w:rsidR="009C2BE7">
        <w:rPr>
          <w:rFonts w:ascii="Comic Sans MS" w:hAnsi="Comic Sans MS"/>
        </w:rPr>
        <w:t xml:space="preserve"> outfit</w:t>
      </w:r>
    </w:p>
    <w:p w14:paraId="7168A6B3" w14:textId="77777777" w:rsidR="000E24EC" w:rsidRPr="000E24EC" w:rsidRDefault="000E24EC" w:rsidP="00412EC6">
      <w:pPr>
        <w:numPr>
          <w:ilvl w:val="1"/>
          <w:numId w:val="7"/>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Throws razor-sharp leaves and summons vines.</w:t>
      </w:r>
    </w:p>
    <w:p w14:paraId="56D0110B" w14:textId="71AB52FF" w:rsidR="000E24EC" w:rsidRPr="00BA3F71" w:rsidRDefault="000E24EC" w:rsidP="00412EC6">
      <w:pPr>
        <w:numPr>
          <w:ilvl w:val="1"/>
          <w:numId w:val="7"/>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r w:rsidRPr="000E24EC">
        <w:rPr>
          <w:rFonts w:ascii="Comic Sans MS" w:hAnsi="Comic Sans MS"/>
          <w:i/>
          <w:iCs/>
        </w:rPr>
        <w:t>Razor Leaves</w:t>
      </w:r>
      <w:r w:rsidR="00ED530E">
        <w:rPr>
          <w:rFonts w:ascii="Comic Sans MS" w:hAnsi="Comic Sans MS"/>
        </w:rPr>
        <w:t xml:space="preserve"> – Throw sharp leaves at </w:t>
      </w:r>
      <w:proofErr w:type="spellStart"/>
      <w:r w:rsidR="00ED530E">
        <w:rPr>
          <w:rFonts w:ascii="Comic Sans MS" w:hAnsi="Comic Sans MS"/>
        </w:rPr>
        <w:t>enemies</w:t>
      </w:r>
      <w:ins w:id="104" w:author="Microsoft Word" w:date="2026-03-08T11:04:00Z" w16du:dateUtc="2026-03-08T04:04:00Z">
        <w:r w:rsidRPr="000E24EC">
          <w:rPr>
            <w:rFonts w:ascii="Comic Sans MS" w:hAnsi="Comic Sans MS"/>
            <w:b/>
            <w:bCs/>
          </w:rPr>
          <w:t>Signature</w:t>
        </w:r>
        <w:proofErr w:type="spellEnd"/>
        <w:r w:rsidRPr="000E24EC">
          <w:rPr>
            <w:rFonts w:ascii="Comic Sans MS" w:hAnsi="Comic Sans MS"/>
            <w:b/>
            <w:bCs/>
          </w:rPr>
          <w:t xml:space="preserve"> Move:</w:t>
        </w:r>
        <w:r w:rsidRPr="000E24EC">
          <w:rPr>
            <w:rFonts w:ascii="Comic Sans MS" w:hAnsi="Comic Sans MS"/>
          </w:rPr>
          <w:t xml:space="preserve"> </w:t>
        </w:r>
      </w:ins>
    </w:p>
    <w:p w14:paraId="3D1B1226" w14:textId="77777777" w:rsidR="00BA3F71" w:rsidRDefault="00BA3F71" w:rsidP="00BA3F71">
      <w:pPr>
        <w:numPr>
          <w:ilvl w:val="2"/>
          <w:numId w:val="7"/>
        </w:numPr>
        <w:spacing w:after="0"/>
        <w:jc w:val="both"/>
        <w:rPr>
          <w:ins w:id="105" w:author="Microsoft Word" w:date="2026-03-08T11:04:00Z" w16du:dateUtc="2026-03-08T04:04:00Z"/>
          <w:rFonts w:ascii="Comic Sans MS" w:hAnsi="Comic Sans MS"/>
        </w:rPr>
      </w:pPr>
      <w:ins w:id="106" w:author="Microsoft Word" w:date="2026-03-08T11:04:00Z" w16du:dateUtc="2026-03-08T04:04:00Z">
        <w:r w:rsidRPr="00BA3F71">
          <w:rPr>
            <w:rFonts w:ascii="Comic Sans MS" w:hAnsi="Comic Sans MS"/>
            <w:b/>
            <w:bCs/>
          </w:rPr>
          <w:t>Razor Leaves</w:t>
        </w:r>
        <w:r>
          <w:rPr>
            <w:rFonts w:ascii="Comic Sans MS" w:hAnsi="Comic Sans MS"/>
            <w:b/>
            <w:bCs/>
          </w:rPr>
          <w:t xml:space="preserve">: </w:t>
        </w:r>
        <w:r w:rsidRPr="00BA3F71">
          <w:rPr>
            <w:rFonts w:ascii="Comic Sans MS" w:hAnsi="Comic Sans MS"/>
          </w:rPr>
          <w:t>Hayami launches a volley of hardened leaves with sharpened edges — individually minor, but thrown in waves that force enemies to constantly guard and reposition.</w:t>
        </w:r>
      </w:ins>
    </w:p>
    <w:p w14:paraId="4636B105" w14:textId="77777777" w:rsidR="00BA3F71" w:rsidRDefault="00BA3F71" w:rsidP="00BA3F71">
      <w:pPr>
        <w:numPr>
          <w:ilvl w:val="2"/>
          <w:numId w:val="7"/>
        </w:numPr>
        <w:spacing w:after="0"/>
        <w:jc w:val="both"/>
        <w:rPr>
          <w:ins w:id="107" w:author="Microsoft Word" w:date="2026-03-08T11:04:00Z" w16du:dateUtc="2026-03-08T04:04:00Z"/>
          <w:rFonts w:ascii="Comic Sans MS" w:hAnsi="Comic Sans MS"/>
        </w:rPr>
      </w:pPr>
      <w:ins w:id="108" w:author="Microsoft Word" w:date="2026-03-08T11:04:00Z" w16du:dateUtc="2026-03-08T04:04:00Z">
        <w:r w:rsidRPr="00BA3F71">
          <w:rPr>
            <w:rFonts w:ascii="Comic Sans MS" w:hAnsi="Comic Sans MS"/>
            <w:b/>
            <w:bCs/>
          </w:rPr>
          <w:lastRenderedPageBreak/>
          <w:t>Vine Snare</w:t>
        </w:r>
        <w:r>
          <w:rPr>
            <w:rFonts w:ascii="Comic Sans MS" w:hAnsi="Comic Sans MS"/>
            <w:b/>
            <w:bCs/>
          </w:rPr>
          <w:t>:</w:t>
        </w:r>
        <w:r>
          <w:rPr>
            <w:rFonts w:ascii="Comic Sans MS" w:hAnsi="Comic Sans MS"/>
          </w:rPr>
          <w:t xml:space="preserve"> </w:t>
        </w:r>
        <w:r w:rsidRPr="00BA3F71">
          <w:rPr>
            <w:rFonts w:ascii="Comic Sans MS" w:hAnsi="Comic Sans MS"/>
          </w:rPr>
          <w:t>Hayami summons a cluster of fast-growing vines from the ground beneath an enemy's feet, wrapping their ankles and lower legs to root them in place. The foundation of Leaf's trap identity.</w:t>
        </w:r>
      </w:ins>
    </w:p>
    <w:p w14:paraId="2E17DFC2" w14:textId="48C08D49" w:rsidR="00BA3F71" w:rsidRDefault="00BA3F71" w:rsidP="00BA3F71">
      <w:pPr>
        <w:numPr>
          <w:ilvl w:val="2"/>
          <w:numId w:val="7"/>
        </w:numPr>
        <w:spacing w:after="0"/>
        <w:jc w:val="both"/>
        <w:rPr>
          <w:ins w:id="109" w:author="Microsoft Word" w:date="2026-03-08T11:04:00Z" w16du:dateUtc="2026-03-08T04:04:00Z"/>
          <w:rFonts w:ascii="Comic Sans MS" w:hAnsi="Comic Sans MS"/>
        </w:rPr>
      </w:pPr>
      <w:ins w:id="110" w:author="Microsoft Word" w:date="2026-03-08T11:04:00Z" w16du:dateUtc="2026-03-08T04:04:00Z">
        <w:r w:rsidRPr="00BA3F71">
          <w:rPr>
            <w:rFonts w:ascii="Comic Sans MS" w:hAnsi="Comic Sans MS"/>
            <w:b/>
            <w:bCs/>
          </w:rPr>
          <w:t>Pollen Burst</w:t>
        </w:r>
        <w:r>
          <w:rPr>
            <w:rFonts w:ascii="Comic Sans MS" w:hAnsi="Comic Sans MS"/>
            <w:b/>
            <w:bCs/>
          </w:rPr>
          <w:t>:</w:t>
        </w:r>
        <w:r>
          <w:rPr>
            <w:rFonts w:ascii="Comic Sans MS" w:hAnsi="Comic Sans MS"/>
          </w:rPr>
          <w:t xml:space="preserve"> </w:t>
        </w:r>
        <w:r w:rsidRPr="00BA3F71">
          <w:rPr>
            <w:rFonts w:ascii="Comic Sans MS" w:hAnsi="Comic Sans MS"/>
          </w:rPr>
          <w:t>Hayami causes a nearby plant to release a cloud of dense pollen — obscuring vision, irritating the senses, and creating cover for repositioning.</w:t>
        </w:r>
      </w:ins>
    </w:p>
    <w:p w14:paraId="7D38681C" w14:textId="62D6D271" w:rsidR="00BA3F71" w:rsidRPr="000E24EC" w:rsidRDefault="00BA3F71" w:rsidP="00BA3F71">
      <w:pPr>
        <w:numPr>
          <w:ilvl w:val="2"/>
          <w:numId w:val="7"/>
        </w:numPr>
        <w:jc w:val="both"/>
        <w:rPr>
          <w:ins w:id="111" w:author="Microsoft Word" w:date="2026-03-08T11:04:00Z" w16du:dateUtc="2026-03-08T04:04:00Z"/>
          <w:rFonts w:ascii="Comic Sans MS" w:hAnsi="Comic Sans MS"/>
        </w:rPr>
      </w:pPr>
      <w:ins w:id="112" w:author="Microsoft Word" w:date="2026-03-08T11:04:00Z" w16du:dateUtc="2026-03-08T04:04:00Z">
        <w:r w:rsidRPr="00BA3F71">
          <w:rPr>
            <w:rFonts w:ascii="Comic Sans MS" w:hAnsi="Comic Sans MS"/>
            <w:b/>
            <w:bCs/>
          </w:rPr>
          <w:t>Leaf Shield</w:t>
        </w:r>
        <w:r>
          <w:rPr>
            <w:rFonts w:ascii="Comic Sans MS" w:hAnsi="Comic Sans MS"/>
            <w:b/>
            <w:bCs/>
          </w:rPr>
          <w:t>:</w:t>
        </w:r>
        <w:r>
          <w:rPr>
            <w:rFonts w:ascii="Comic Sans MS" w:hAnsi="Comic Sans MS"/>
          </w:rPr>
          <w:t xml:space="preserve"> </w:t>
        </w:r>
        <w:r w:rsidRPr="00BA3F71">
          <w:rPr>
            <w:rFonts w:ascii="Comic Sans MS" w:hAnsi="Comic Sans MS"/>
          </w:rPr>
          <w:t>Hayami conjures a spinning disc of tightly layered leaves that hardens under compression — light enough to move with but tough enough to deflect projectiles and light strikes.</w:t>
        </w:r>
      </w:ins>
    </w:p>
    <w:p w14:paraId="072AC21E" w14:textId="11242C1E" w:rsidR="000E24EC" w:rsidRPr="000E24EC" w:rsidRDefault="000E24EC" w:rsidP="00412EC6">
      <w:pPr>
        <w:numPr>
          <w:ilvl w:val="0"/>
          <w:numId w:val="7"/>
        </w:numPr>
        <w:jc w:val="both"/>
        <w:rPr>
          <w:rFonts w:ascii="Comic Sans MS" w:hAnsi="Comic Sans MS"/>
        </w:rPr>
      </w:pPr>
      <w:r w:rsidRPr="000E24EC">
        <w:rPr>
          <w:rFonts w:ascii="Comic Sans MS" w:hAnsi="Comic Sans MS"/>
          <w:b/>
          <w:bCs/>
        </w:rPr>
        <w:t xml:space="preserve">Tier 2: Thorn </w:t>
      </w:r>
      <w:r w:rsidR="00ED530E">
        <w:rPr>
          <w:rFonts w:ascii="Comic Sans MS" w:hAnsi="Comic Sans MS"/>
          <w:b/>
          <w:bCs/>
        </w:rPr>
        <w:t>Hayami</w:t>
      </w:r>
    </w:p>
    <w:p w14:paraId="0E65BAB0" w14:textId="50D0B48D" w:rsidR="000E24EC" w:rsidRPr="000E24EC" w:rsidRDefault="000E24EC" w:rsidP="00412EC6">
      <w:pPr>
        <w:numPr>
          <w:ilvl w:val="1"/>
          <w:numId w:val="7"/>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via the realization that nature can be </w:t>
      </w:r>
      <w:proofErr w:type="spellStart"/>
      <w:proofErr w:type="gramStart"/>
      <w:r w:rsidRPr="000E24EC">
        <w:rPr>
          <w:rFonts w:ascii="Comic Sans MS" w:hAnsi="Comic Sans MS"/>
        </w:rPr>
        <w:t>dangerous.</w:t>
      </w:r>
      <w:ins w:id="113" w:author="Microsoft Word" w:date="2026-03-08T11:04:00Z" w16du:dateUtc="2026-03-08T04:04:00Z">
        <w:r w:rsidRPr="000E24EC">
          <w:rPr>
            <w:rFonts w:ascii="Comic Sans MS" w:hAnsi="Comic Sans MS"/>
            <w:b/>
            <w:bCs/>
          </w:rPr>
          <w:t>Evolution</w:t>
        </w:r>
        <w:proofErr w:type="spellEnd"/>
        <w:proofErr w:type="gramEnd"/>
        <w:r w:rsidRPr="000E24EC">
          <w:rPr>
            <w:rFonts w:ascii="Comic Sans MS" w:hAnsi="Comic Sans MS"/>
            <w:b/>
            <w:bCs/>
          </w:rPr>
          <w:t>:</w:t>
        </w:r>
        <w:r w:rsidRPr="000E24EC">
          <w:rPr>
            <w:rFonts w:ascii="Comic Sans MS" w:hAnsi="Comic Sans MS"/>
          </w:rPr>
          <w:t xml:space="preserve"> Unlocked </w:t>
        </w:r>
        <w:r w:rsidR="00BA3F71">
          <w:rPr>
            <w:rFonts w:ascii="Comic Sans MS" w:hAnsi="Comic Sans MS"/>
          </w:rPr>
          <w:t>when experience intense struggle and the need to adapt.</w:t>
        </w:r>
      </w:ins>
    </w:p>
    <w:p w14:paraId="6FB7B7D8" w14:textId="78480971" w:rsidR="000E24EC" w:rsidRDefault="000E24EC" w:rsidP="00412EC6">
      <w:pPr>
        <w:numPr>
          <w:ilvl w:val="1"/>
          <w:numId w:val="7"/>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00ED530E" w:rsidRPr="000E24EC">
        <w:rPr>
          <w:rFonts w:ascii="Comic Sans MS" w:hAnsi="Comic Sans MS"/>
        </w:rPr>
        <w:t>Naive, childish, and innocent</w:t>
      </w:r>
      <w:r w:rsidRPr="000E24EC">
        <w:rPr>
          <w:rFonts w:ascii="Comic Sans MS" w:hAnsi="Comic Sans MS"/>
        </w:rPr>
        <w:t xml:space="preserve"> but with a slightly "creepy" or dangerous edge.</w:t>
      </w:r>
      <w:r w:rsidRPr="00ED530E">
        <w:rPr>
          <w:rFonts w:ascii="Comic Sans MS" w:hAnsi="Comic Sans MS"/>
        </w:rPr>
        <w:t xml:space="preserve"> </w:t>
      </w:r>
      <w:ins w:id="114" w:author="Microsoft Word" w:date="2026-03-08T11:04:00Z" w16du:dateUtc="2026-03-08T04:04:00Z">
        <w:r w:rsidRPr="000E24EC">
          <w:rPr>
            <w:rFonts w:ascii="Comic Sans MS" w:hAnsi="Comic Sans MS"/>
            <w:b/>
            <w:bCs/>
          </w:rPr>
          <w:t>Personality:</w:t>
        </w:r>
        <w:r w:rsidRPr="000E24EC">
          <w:rPr>
            <w:rFonts w:ascii="Comic Sans MS" w:hAnsi="Comic Sans MS"/>
          </w:rPr>
          <w:t xml:space="preserve"> </w:t>
        </w:r>
        <w:r w:rsidR="00A10BE1" w:rsidRPr="002D44BD">
          <w:rPr>
            <w:rFonts w:ascii="Comic Sans MS" w:hAnsi="Comic Sans MS"/>
          </w:rPr>
          <w:t>Charming, Wild, Unpredictable</w:t>
        </w:r>
        <w:r w:rsidR="00A10BE1">
          <w:rPr>
            <w:rFonts w:ascii="Comic Sans MS" w:hAnsi="Comic Sans MS"/>
          </w:rPr>
          <w:t xml:space="preserve">, </w:t>
        </w:r>
        <w:r w:rsidR="00975EE4">
          <w:rPr>
            <w:rFonts w:ascii="Comic Sans MS" w:hAnsi="Comic Sans MS"/>
          </w:rPr>
          <w:t>Childish</w:t>
        </w:r>
        <w:r w:rsidRPr="000E24EC">
          <w:rPr>
            <w:rFonts w:ascii="Comic Sans MS" w:hAnsi="Comic Sans MS"/>
          </w:rPr>
          <w:t>.</w:t>
        </w:r>
        <w:r w:rsidR="00A10BE1">
          <w:rPr>
            <w:rFonts w:ascii="Comic Sans MS" w:hAnsi="Comic Sans MS"/>
          </w:rPr>
          <w:t xml:space="preserve"> They can be naïve at times.</w:t>
        </w:r>
        <w:r w:rsidRPr="00ED530E">
          <w:rPr>
            <w:rFonts w:ascii="Comic Sans MS" w:hAnsi="Comic Sans MS"/>
          </w:rPr>
          <w:t xml:space="preserve"> </w:t>
        </w:r>
      </w:ins>
    </w:p>
    <w:p w14:paraId="1B8D38AC" w14:textId="324CF071" w:rsidR="00CC23C6" w:rsidRPr="000E24EC" w:rsidRDefault="00CC23C6" w:rsidP="00CC23C6">
      <w:pPr>
        <w:numPr>
          <w:ilvl w:val="1"/>
          <w:numId w:val="7"/>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black</w:t>
      </w:r>
      <w:r w:rsidR="00D50591">
        <w:rPr>
          <w:rFonts w:ascii="Comic Sans MS" w:hAnsi="Comic Sans MS"/>
        </w:rPr>
        <w:t xml:space="preserve"> (#000000)</w:t>
      </w:r>
      <w:r>
        <w:rPr>
          <w:rFonts w:ascii="Comic Sans MS" w:hAnsi="Comic Sans MS"/>
        </w:rPr>
        <w:t xml:space="preserve">, green </w:t>
      </w:r>
      <w:r w:rsidR="00D50591">
        <w:rPr>
          <w:rFonts w:ascii="Comic Sans MS" w:hAnsi="Comic Sans MS"/>
        </w:rPr>
        <w:t>(#</w:t>
      </w:r>
      <w:r w:rsidR="00E54F7D">
        <w:rPr>
          <w:rFonts w:ascii="Comic Sans MS" w:hAnsi="Comic Sans MS"/>
        </w:rPr>
        <w:t>409945</w:t>
      </w:r>
      <w:r w:rsidR="00D50591">
        <w:rPr>
          <w:rFonts w:ascii="Comic Sans MS" w:hAnsi="Comic Sans MS"/>
        </w:rPr>
        <w:t xml:space="preserve">) </w:t>
      </w:r>
      <w:r>
        <w:rPr>
          <w:rFonts w:ascii="Comic Sans MS" w:hAnsi="Comic Sans MS"/>
        </w:rPr>
        <w:t xml:space="preserve">and </w:t>
      </w:r>
      <w:r w:rsidR="00E54F7D">
        <w:rPr>
          <w:rFonts w:ascii="Comic Sans MS" w:hAnsi="Comic Sans MS"/>
        </w:rPr>
        <w:t>white (#</w:t>
      </w:r>
      <w:r w:rsidR="00D24C70">
        <w:rPr>
          <w:rFonts w:ascii="Comic Sans MS" w:hAnsi="Comic Sans MS"/>
        </w:rPr>
        <w:t>FFFFFF</w:t>
      </w:r>
      <w:r w:rsidR="00E54F7D">
        <w:rPr>
          <w:rFonts w:ascii="Comic Sans MS" w:hAnsi="Comic Sans MS"/>
        </w:rPr>
        <w:t>) accent</w:t>
      </w:r>
      <w:r>
        <w:rPr>
          <w:rFonts w:ascii="Comic Sans MS" w:hAnsi="Comic Sans MS"/>
        </w:rPr>
        <w:t xml:space="preserve"> color palette outfits.</w:t>
      </w:r>
      <w:r w:rsidR="00A343CA">
        <w:rPr>
          <w:rFonts w:ascii="Comic Sans MS" w:hAnsi="Comic Sans MS"/>
        </w:rPr>
        <w:t xml:space="preserve"> On both of their </w:t>
      </w:r>
      <w:r w:rsidR="00EE5FAB">
        <w:rPr>
          <w:rFonts w:ascii="Comic Sans MS" w:hAnsi="Comic Sans MS"/>
        </w:rPr>
        <w:t xml:space="preserve">hands are long </w:t>
      </w:r>
      <w:r w:rsidR="00406BEA">
        <w:rPr>
          <w:rFonts w:ascii="Comic Sans MS" w:hAnsi="Comic Sans MS"/>
        </w:rPr>
        <w:t xml:space="preserve">black (#000000) </w:t>
      </w:r>
      <w:r w:rsidR="00EE5FAB">
        <w:rPr>
          <w:rFonts w:ascii="Comic Sans MS" w:hAnsi="Comic Sans MS"/>
        </w:rPr>
        <w:t>fingerless glove that reach the middle of the forearm</w:t>
      </w:r>
      <w:r>
        <w:rPr>
          <w:rFonts w:ascii="Comic Sans MS" w:hAnsi="Comic Sans MS"/>
        </w:rPr>
        <w:t xml:space="preserve"> Their eyes turn dark forest green.</w:t>
      </w:r>
    </w:p>
    <w:p w14:paraId="7614C55D" w14:textId="77777777" w:rsidR="000E24EC" w:rsidRPr="000E24EC" w:rsidRDefault="000E24EC" w:rsidP="00412EC6">
      <w:pPr>
        <w:numPr>
          <w:ilvl w:val="1"/>
          <w:numId w:val="7"/>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Manipulates thorny vines, whips, and giant plants.</w:t>
      </w:r>
    </w:p>
    <w:p w14:paraId="15E47035" w14:textId="77777777" w:rsidR="000E24EC" w:rsidRPr="00DA50DC" w:rsidRDefault="000E24EC" w:rsidP="00412EC6">
      <w:pPr>
        <w:numPr>
          <w:ilvl w:val="1"/>
          <w:numId w:val="7"/>
        </w:numPr>
        <w:jc w:val="both"/>
        <w:rPr>
          <w:rFonts w:ascii="Comic Sans MS" w:hAnsi="Comic Sans MS"/>
        </w:rPr>
      </w:pPr>
      <w:r w:rsidRPr="000E24EC">
        <w:rPr>
          <w:rFonts w:ascii="Comic Sans MS" w:hAnsi="Comic Sans MS"/>
          <w:b/>
          <w:bCs/>
        </w:rPr>
        <w:t>Signature Moves:</w:t>
      </w:r>
    </w:p>
    <w:p w14:paraId="77B1589F" w14:textId="61E89AEE" w:rsidR="000E24EC" w:rsidRPr="000E24EC" w:rsidRDefault="000E24EC" w:rsidP="00412EC6">
      <w:pPr>
        <w:numPr>
          <w:ilvl w:val="2"/>
          <w:numId w:val="7"/>
        </w:numPr>
        <w:jc w:val="both"/>
        <w:rPr>
          <w:rFonts w:ascii="Comic Sans MS" w:hAnsi="Comic Sans MS"/>
        </w:rPr>
      </w:pPr>
      <w:r w:rsidRPr="000E24EC">
        <w:rPr>
          <w:rFonts w:ascii="Comic Sans MS" w:hAnsi="Comic Sans MS"/>
          <w:i/>
          <w:iCs/>
        </w:rPr>
        <w:t>Creeping Vines:</w:t>
      </w:r>
      <w:r w:rsidRPr="000E24EC">
        <w:rPr>
          <w:rFonts w:ascii="Comic Sans MS" w:hAnsi="Comic Sans MS"/>
        </w:rPr>
        <w:t xml:space="preserve"> Summons massive thorny roots to bind enemies.</w:t>
      </w:r>
    </w:p>
    <w:p w14:paraId="69A1D4E1" w14:textId="319457C3" w:rsidR="000E24EC" w:rsidRPr="000E24EC" w:rsidRDefault="000E24EC" w:rsidP="00412EC6">
      <w:pPr>
        <w:numPr>
          <w:ilvl w:val="2"/>
          <w:numId w:val="7"/>
        </w:numPr>
        <w:jc w:val="both"/>
        <w:rPr>
          <w:rFonts w:ascii="Comic Sans MS" w:hAnsi="Comic Sans MS"/>
        </w:rPr>
      </w:pPr>
      <w:r w:rsidRPr="000E24EC">
        <w:rPr>
          <w:rFonts w:ascii="Comic Sans MS" w:hAnsi="Comic Sans MS"/>
          <w:i/>
          <w:iCs/>
        </w:rPr>
        <w:t>Thorn Ball:</w:t>
      </w:r>
      <w:r w:rsidRPr="000E24EC">
        <w:rPr>
          <w:rFonts w:ascii="Comic Sans MS" w:hAnsi="Comic Sans MS"/>
        </w:rPr>
        <w:t xml:space="preserve"> A spiked ball attached to a vine, used like a morning star flail.</w:t>
      </w:r>
    </w:p>
    <w:p w14:paraId="24B99D2D" w14:textId="461CB644" w:rsidR="00DA50DC" w:rsidRDefault="00DA50DC" w:rsidP="00DA50DC">
      <w:pPr>
        <w:numPr>
          <w:ilvl w:val="2"/>
          <w:numId w:val="7"/>
        </w:numPr>
        <w:spacing w:after="0"/>
        <w:jc w:val="both"/>
        <w:rPr>
          <w:ins w:id="115" w:author="Microsoft Word" w:date="2026-03-08T11:04:00Z" w16du:dateUtc="2026-03-08T04:04:00Z"/>
          <w:rFonts w:ascii="Comic Sans MS" w:hAnsi="Comic Sans MS"/>
        </w:rPr>
      </w:pPr>
      <w:ins w:id="116" w:author="Microsoft Word" w:date="2026-03-08T11:04:00Z" w16du:dateUtc="2026-03-08T04:04:00Z">
        <w:r w:rsidRPr="00DA50DC">
          <w:rPr>
            <w:rFonts w:ascii="Comic Sans MS" w:hAnsi="Comic Sans MS"/>
            <w:b/>
            <w:bCs/>
          </w:rPr>
          <w:t>Creeping Vines</w:t>
        </w:r>
        <w:r>
          <w:rPr>
            <w:rFonts w:ascii="Comic Sans MS" w:hAnsi="Comic Sans MS"/>
            <w:b/>
            <w:bCs/>
          </w:rPr>
          <w:t xml:space="preserve">: </w:t>
        </w:r>
        <w:r w:rsidRPr="00DA50DC">
          <w:rPr>
            <w:rFonts w:ascii="Comic Sans MS" w:hAnsi="Comic Sans MS"/>
          </w:rPr>
          <w:t>Thorn Hayami summons massive, thorned roots that burst from the ground and snake rapidly toward targets — wrapping, constricting, and piercing. They smile while doing this.</w:t>
        </w:r>
      </w:ins>
    </w:p>
    <w:p w14:paraId="4E1AF46A" w14:textId="77777777" w:rsidR="00DA50DC" w:rsidRDefault="00DA50DC" w:rsidP="00DA50DC">
      <w:pPr>
        <w:numPr>
          <w:ilvl w:val="2"/>
          <w:numId w:val="7"/>
        </w:numPr>
        <w:spacing w:after="0"/>
        <w:jc w:val="both"/>
        <w:rPr>
          <w:ins w:id="117" w:author="Microsoft Word" w:date="2026-03-08T11:04:00Z" w16du:dateUtc="2026-03-08T04:04:00Z"/>
          <w:rFonts w:ascii="Comic Sans MS" w:hAnsi="Comic Sans MS"/>
        </w:rPr>
      </w:pPr>
      <w:ins w:id="118" w:author="Microsoft Word" w:date="2026-03-08T11:04:00Z" w16du:dateUtc="2026-03-08T04:04:00Z">
        <w:r w:rsidRPr="00DA50DC">
          <w:rPr>
            <w:rFonts w:ascii="Comic Sans MS" w:hAnsi="Comic Sans MS"/>
            <w:b/>
            <w:bCs/>
          </w:rPr>
          <w:t>Thorn Ball</w:t>
        </w:r>
        <w:r>
          <w:rPr>
            <w:rFonts w:ascii="Comic Sans MS" w:hAnsi="Comic Sans MS"/>
            <w:b/>
            <w:bCs/>
          </w:rPr>
          <w:t>:</w:t>
        </w:r>
        <w:r>
          <w:rPr>
            <w:rFonts w:ascii="Comic Sans MS" w:hAnsi="Comic Sans MS"/>
          </w:rPr>
          <w:t xml:space="preserve"> </w:t>
        </w:r>
        <w:r w:rsidRPr="00DA50DC">
          <w:rPr>
            <w:rFonts w:ascii="Comic Sans MS" w:hAnsi="Comic Sans MS"/>
          </w:rPr>
          <w:t>A spiked sphere of compressed bramble attached to a long vine, swung like a flail. Thorn Hayami uses it with surprising technical skill — wide arcing swings, overhead slams, whip-fast extensions.</w:t>
        </w:r>
      </w:ins>
    </w:p>
    <w:p w14:paraId="0B5AE153" w14:textId="77777777" w:rsidR="00DA50DC" w:rsidRDefault="00DA50DC" w:rsidP="00DA50DC">
      <w:pPr>
        <w:numPr>
          <w:ilvl w:val="2"/>
          <w:numId w:val="7"/>
        </w:numPr>
        <w:spacing w:after="0"/>
        <w:jc w:val="both"/>
        <w:rPr>
          <w:ins w:id="119" w:author="Microsoft Word" w:date="2026-03-08T11:04:00Z" w16du:dateUtc="2026-03-08T04:04:00Z"/>
          <w:rFonts w:ascii="Comic Sans MS" w:hAnsi="Comic Sans MS"/>
        </w:rPr>
      </w:pPr>
      <w:ins w:id="120" w:author="Microsoft Word" w:date="2026-03-08T11:04:00Z" w16du:dateUtc="2026-03-08T04:04:00Z">
        <w:r w:rsidRPr="00DA50DC">
          <w:rPr>
            <w:rFonts w:ascii="Comic Sans MS" w:hAnsi="Comic Sans MS"/>
            <w:b/>
            <w:bCs/>
          </w:rPr>
          <w:t>Bloom Trap</w:t>
        </w:r>
        <w:r>
          <w:rPr>
            <w:rFonts w:ascii="Comic Sans MS" w:hAnsi="Comic Sans MS"/>
            <w:b/>
            <w:bCs/>
          </w:rPr>
          <w:t>:</w:t>
        </w:r>
        <w:r>
          <w:rPr>
            <w:rFonts w:ascii="Comic Sans MS" w:hAnsi="Comic Sans MS"/>
          </w:rPr>
          <w:t xml:space="preserve"> </w:t>
        </w:r>
        <w:r w:rsidRPr="00DA50DC">
          <w:rPr>
            <w:rFonts w:ascii="Comic Sans MS" w:hAnsi="Comic Sans MS"/>
          </w:rPr>
          <w:t>Hayami plants a seed mid-battle that looks harmless. A few seconds later, a massive carnivorous plant erupts — snapping, spraying acid, or exploding in a cloud of toxic spores. Thorn Hayami acts surprised every time it works.</w:t>
        </w:r>
      </w:ins>
    </w:p>
    <w:p w14:paraId="307EF948" w14:textId="56892CD0" w:rsidR="00DA50DC" w:rsidRPr="000E24EC" w:rsidRDefault="00DA50DC" w:rsidP="00DA50DC">
      <w:pPr>
        <w:numPr>
          <w:ilvl w:val="2"/>
          <w:numId w:val="7"/>
        </w:numPr>
        <w:jc w:val="both"/>
        <w:rPr>
          <w:ins w:id="121" w:author="Microsoft Word" w:date="2026-03-08T11:04:00Z" w16du:dateUtc="2026-03-08T04:04:00Z"/>
          <w:rFonts w:ascii="Comic Sans MS" w:hAnsi="Comic Sans MS"/>
        </w:rPr>
      </w:pPr>
      <w:ins w:id="122" w:author="Microsoft Word" w:date="2026-03-08T11:04:00Z" w16du:dateUtc="2026-03-08T04:04:00Z">
        <w:r w:rsidRPr="00DA50DC">
          <w:rPr>
            <w:rFonts w:ascii="Comic Sans MS" w:hAnsi="Comic Sans MS"/>
            <w:b/>
            <w:bCs/>
          </w:rPr>
          <w:t>Forest Surge</w:t>
        </w:r>
        <w:r>
          <w:rPr>
            <w:rFonts w:ascii="Comic Sans MS" w:hAnsi="Comic Sans MS"/>
            <w:b/>
            <w:bCs/>
          </w:rPr>
          <w:t xml:space="preserve">: </w:t>
        </w:r>
        <w:r w:rsidRPr="00DA50DC">
          <w:rPr>
            <w:rFonts w:ascii="Comic Sans MS" w:hAnsi="Comic Sans MS"/>
          </w:rPr>
          <w:t>Thorn Hayami causes every plant in the surrounding area to accelerate growth instantly — vines, roots, and thorns erupt from every surface, transforming the battlefield into a living jungle that actively fights for Hayami.</w:t>
        </w:r>
      </w:ins>
    </w:p>
    <w:p w14:paraId="0070A52B" w14:textId="4B447FC7" w:rsidR="000E24EC" w:rsidRPr="000E24EC" w:rsidRDefault="000E24EC" w:rsidP="00412EC6">
      <w:pPr>
        <w:numPr>
          <w:ilvl w:val="0"/>
          <w:numId w:val="7"/>
        </w:numPr>
        <w:jc w:val="both"/>
        <w:rPr>
          <w:rFonts w:ascii="Comic Sans MS" w:hAnsi="Comic Sans MS"/>
        </w:rPr>
      </w:pPr>
      <w:r w:rsidRPr="000E24EC">
        <w:rPr>
          <w:rFonts w:ascii="Comic Sans MS" w:hAnsi="Comic Sans MS"/>
          <w:b/>
          <w:bCs/>
        </w:rPr>
        <w:t xml:space="preserve">Tier 3: Jungle </w:t>
      </w:r>
      <w:r w:rsidR="00CC23C6">
        <w:rPr>
          <w:rFonts w:ascii="Comic Sans MS" w:hAnsi="Comic Sans MS"/>
          <w:b/>
          <w:bCs/>
        </w:rPr>
        <w:t>Hayami</w:t>
      </w:r>
    </w:p>
    <w:p w14:paraId="400A51E2" w14:textId="77777777" w:rsidR="00CC23C6" w:rsidRPr="000E24EC" w:rsidRDefault="00CC23C6" w:rsidP="00CC23C6">
      <w:pPr>
        <w:numPr>
          <w:ilvl w:val="1"/>
          <w:numId w:val="7"/>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634A4B56" w14:textId="3CCFFF07" w:rsidR="000E24EC" w:rsidRPr="000E24EC" w:rsidRDefault="000E24EC" w:rsidP="00412EC6">
      <w:pPr>
        <w:jc w:val="both"/>
        <w:rPr>
          <w:rFonts w:ascii="Comic Sans MS" w:hAnsi="Comic Sans MS"/>
          <w:b/>
          <w:bCs/>
        </w:rPr>
      </w:pPr>
      <w:r w:rsidRPr="000E24EC">
        <w:rPr>
          <w:rFonts w:ascii="Comic Sans MS" w:hAnsi="Comic Sans MS"/>
          <w:b/>
          <w:bCs/>
        </w:rPr>
        <w:t xml:space="preserve">7. Light Element </w:t>
      </w:r>
    </w:p>
    <w:p w14:paraId="3438FD48" w14:textId="77777777" w:rsidR="000E24EC" w:rsidRPr="000E24EC" w:rsidRDefault="000E24EC" w:rsidP="00412EC6">
      <w:pPr>
        <w:jc w:val="both"/>
        <w:rPr>
          <w:rFonts w:ascii="Comic Sans MS" w:hAnsi="Comic Sans MS"/>
        </w:rPr>
      </w:pPr>
      <w:r w:rsidRPr="000E24EC">
        <w:rPr>
          <w:rFonts w:ascii="Comic Sans MS" w:hAnsi="Comic Sans MS"/>
        </w:rPr>
        <w:t>The strongest base element, representing speed, intellect, and sheer power.</w:t>
      </w:r>
    </w:p>
    <w:p w14:paraId="0959813C" w14:textId="776EF33B" w:rsidR="000E24EC" w:rsidRPr="000E24EC" w:rsidRDefault="000E24EC" w:rsidP="00412EC6">
      <w:pPr>
        <w:numPr>
          <w:ilvl w:val="0"/>
          <w:numId w:val="8"/>
        </w:numPr>
        <w:jc w:val="both"/>
        <w:rPr>
          <w:rFonts w:ascii="Comic Sans MS" w:hAnsi="Comic Sans MS"/>
        </w:rPr>
      </w:pPr>
      <w:r w:rsidRPr="000E24EC">
        <w:rPr>
          <w:rFonts w:ascii="Comic Sans MS" w:hAnsi="Comic Sans MS"/>
          <w:b/>
          <w:bCs/>
        </w:rPr>
        <w:t xml:space="preserve">Tier 1: Light </w:t>
      </w:r>
      <w:r w:rsidR="00CC23C6">
        <w:rPr>
          <w:rFonts w:ascii="Comic Sans MS" w:hAnsi="Comic Sans MS"/>
          <w:b/>
          <w:bCs/>
        </w:rPr>
        <w:t>Hayami</w:t>
      </w:r>
    </w:p>
    <w:p w14:paraId="49BF989D" w14:textId="77777777" w:rsidR="000E24EC" w:rsidRDefault="000E24EC" w:rsidP="00412EC6">
      <w:pPr>
        <w:numPr>
          <w:ilvl w:val="1"/>
          <w:numId w:val="8"/>
        </w:numPr>
        <w:jc w:val="both"/>
        <w:rPr>
          <w:rFonts w:ascii="Comic Sans MS" w:hAnsi="Comic Sans MS"/>
        </w:rPr>
      </w:pPr>
      <w:r w:rsidRPr="000E24EC">
        <w:rPr>
          <w:rFonts w:ascii="Comic Sans MS" w:hAnsi="Comic Sans MS"/>
          <w:b/>
          <w:bCs/>
        </w:rPr>
        <w:t>Role:</w:t>
      </w:r>
      <w:r w:rsidRPr="000E24EC">
        <w:rPr>
          <w:rFonts w:ascii="Comic Sans MS" w:hAnsi="Comic Sans MS"/>
        </w:rPr>
        <w:t xml:space="preserve"> Finisher.</w:t>
      </w:r>
    </w:p>
    <w:p w14:paraId="46F86832" w14:textId="192FC72E" w:rsidR="009C2BE7" w:rsidRPr="000E24EC" w:rsidRDefault="009C2BE7" w:rsidP="00412EC6">
      <w:pPr>
        <w:numPr>
          <w:ilvl w:val="1"/>
          <w:numId w:val="8"/>
        </w:numPr>
        <w:jc w:val="both"/>
        <w:rPr>
          <w:rFonts w:ascii="Comic Sans MS" w:hAnsi="Comic Sans MS"/>
        </w:rPr>
      </w:pPr>
      <w:r w:rsidRPr="000E24EC">
        <w:rPr>
          <w:rFonts w:ascii="Comic Sans MS" w:hAnsi="Comic Sans MS"/>
          <w:b/>
          <w:bCs/>
        </w:rPr>
        <w:t>Appearance:</w:t>
      </w:r>
      <w:r>
        <w:rPr>
          <w:rFonts w:ascii="Comic Sans MS" w:hAnsi="Comic Sans MS"/>
          <w:b/>
          <w:bCs/>
        </w:rPr>
        <w:t xml:space="preserve"> </w:t>
      </w:r>
      <w:r>
        <w:rPr>
          <w:rFonts w:ascii="Comic Sans MS" w:hAnsi="Comic Sans MS"/>
        </w:rPr>
        <w:t>Donned in full white (#FFFFFF) outfit</w:t>
      </w:r>
    </w:p>
    <w:p w14:paraId="564E9341" w14:textId="77777777" w:rsidR="000E24EC" w:rsidRPr="000E24EC" w:rsidRDefault="000E24EC" w:rsidP="00412EC6">
      <w:pPr>
        <w:numPr>
          <w:ilvl w:val="1"/>
          <w:numId w:val="8"/>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Shoots lasers and moves at light speed.</w:t>
      </w:r>
    </w:p>
    <w:p w14:paraId="1F7404C0" w14:textId="783B39A1" w:rsidR="000E24EC" w:rsidRDefault="000E24EC" w:rsidP="00412EC6">
      <w:pPr>
        <w:numPr>
          <w:ilvl w:val="1"/>
          <w:numId w:val="8"/>
        </w:numPr>
        <w:jc w:val="both"/>
        <w:rPr>
          <w:rFonts w:ascii="Comic Sans MS" w:hAnsi="Comic Sans MS"/>
        </w:rPr>
      </w:pPr>
      <w:r w:rsidRPr="000E24EC">
        <w:rPr>
          <w:rFonts w:ascii="Comic Sans MS" w:hAnsi="Comic Sans MS"/>
          <w:b/>
          <w:bCs/>
        </w:rPr>
        <w:t>Signature Move:</w:t>
      </w:r>
      <w:r w:rsidRPr="000E24EC">
        <w:rPr>
          <w:rFonts w:ascii="Comic Sans MS" w:hAnsi="Comic Sans MS"/>
        </w:rPr>
        <w:t xml:space="preserve"> </w:t>
      </w:r>
      <w:r w:rsidRPr="000E24EC">
        <w:rPr>
          <w:rFonts w:ascii="Comic Sans MS" w:hAnsi="Comic Sans MS"/>
          <w:i/>
          <w:iCs/>
        </w:rPr>
        <w:t>Light Shot</w:t>
      </w:r>
      <w:r w:rsidR="00CC23C6">
        <w:rPr>
          <w:rFonts w:ascii="Comic Sans MS" w:hAnsi="Comic Sans MS"/>
          <w:i/>
          <w:iCs/>
        </w:rPr>
        <w:t xml:space="preserve"> – </w:t>
      </w:r>
      <w:r w:rsidR="00CC23C6">
        <w:rPr>
          <w:rFonts w:ascii="Comic Sans MS" w:hAnsi="Comic Sans MS"/>
        </w:rPr>
        <w:t xml:space="preserve">A laser beam of light to shoot </w:t>
      </w:r>
      <w:proofErr w:type="spellStart"/>
      <w:proofErr w:type="gramStart"/>
      <w:r w:rsidR="00CC23C6">
        <w:rPr>
          <w:rFonts w:ascii="Comic Sans MS" w:hAnsi="Comic Sans MS"/>
        </w:rPr>
        <w:t>enemies.</w:t>
      </w:r>
      <w:ins w:id="123" w:author="Microsoft Word" w:date="2026-03-08T11:04:00Z" w16du:dateUtc="2026-03-08T04:04:00Z">
        <w:r w:rsidRPr="000E24EC">
          <w:rPr>
            <w:rFonts w:ascii="Comic Sans MS" w:hAnsi="Comic Sans MS"/>
            <w:b/>
            <w:bCs/>
          </w:rPr>
          <w:t>Signature</w:t>
        </w:r>
        <w:proofErr w:type="spellEnd"/>
        <w:proofErr w:type="gramEnd"/>
        <w:r w:rsidRPr="000E24EC">
          <w:rPr>
            <w:rFonts w:ascii="Comic Sans MS" w:hAnsi="Comic Sans MS"/>
            <w:b/>
            <w:bCs/>
          </w:rPr>
          <w:t xml:space="preserve"> Move:</w:t>
        </w:r>
        <w:r w:rsidRPr="000E24EC">
          <w:rPr>
            <w:rFonts w:ascii="Comic Sans MS" w:hAnsi="Comic Sans MS"/>
          </w:rPr>
          <w:t xml:space="preserve"> </w:t>
        </w:r>
      </w:ins>
    </w:p>
    <w:p w14:paraId="69D4F348" w14:textId="77777777" w:rsidR="00DA50DC" w:rsidRDefault="00DA50DC" w:rsidP="00DA50DC">
      <w:pPr>
        <w:numPr>
          <w:ilvl w:val="2"/>
          <w:numId w:val="8"/>
        </w:numPr>
        <w:spacing w:after="0"/>
        <w:jc w:val="both"/>
        <w:rPr>
          <w:ins w:id="124" w:author="Microsoft Word" w:date="2026-03-08T11:04:00Z" w16du:dateUtc="2026-03-08T04:04:00Z"/>
          <w:rFonts w:ascii="Comic Sans MS" w:hAnsi="Comic Sans MS"/>
        </w:rPr>
      </w:pPr>
      <w:ins w:id="125" w:author="Microsoft Word" w:date="2026-03-08T11:04:00Z" w16du:dateUtc="2026-03-08T04:04:00Z">
        <w:r w:rsidRPr="00DA50DC">
          <w:rPr>
            <w:rFonts w:ascii="Comic Sans MS" w:hAnsi="Comic Sans MS"/>
            <w:b/>
            <w:bCs/>
          </w:rPr>
          <w:t>Light Shot</w:t>
        </w:r>
        <w:r>
          <w:rPr>
            <w:rFonts w:ascii="Comic Sans MS" w:hAnsi="Comic Sans MS"/>
            <w:b/>
            <w:bCs/>
          </w:rPr>
          <w:t xml:space="preserve">: </w:t>
        </w:r>
        <w:r w:rsidRPr="00DA50DC">
          <w:rPr>
            <w:rFonts w:ascii="Comic Sans MS" w:hAnsi="Comic Sans MS"/>
          </w:rPr>
          <w:t>Hayami fires a straight beam of light energy — fast, piercing, and precise. The most basic expression of light-based offense. Minimal charge, maximum directness.</w:t>
        </w:r>
      </w:ins>
    </w:p>
    <w:p w14:paraId="30D10F68" w14:textId="77777777" w:rsidR="00DA50DC" w:rsidRDefault="00DA50DC" w:rsidP="00DA50DC">
      <w:pPr>
        <w:numPr>
          <w:ilvl w:val="2"/>
          <w:numId w:val="8"/>
        </w:numPr>
        <w:spacing w:after="0"/>
        <w:jc w:val="both"/>
        <w:rPr>
          <w:ins w:id="126" w:author="Microsoft Word" w:date="2026-03-08T11:04:00Z" w16du:dateUtc="2026-03-08T04:04:00Z"/>
          <w:rFonts w:ascii="Comic Sans MS" w:hAnsi="Comic Sans MS"/>
        </w:rPr>
      </w:pPr>
      <w:ins w:id="127" w:author="Microsoft Word" w:date="2026-03-08T11:04:00Z" w16du:dateUtc="2026-03-08T04:04:00Z">
        <w:r w:rsidRPr="00DA50DC">
          <w:rPr>
            <w:rFonts w:ascii="Comic Sans MS" w:hAnsi="Comic Sans MS"/>
            <w:b/>
            <w:bCs/>
          </w:rPr>
          <w:t>Flash Step</w:t>
        </w:r>
        <w:r>
          <w:rPr>
            <w:rFonts w:ascii="Comic Sans MS" w:hAnsi="Comic Sans MS"/>
            <w:b/>
            <w:bCs/>
          </w:rPr>
          <w:t>:</w:t>
        </w:r>
        <w:r>
          <w:rPr>
            <w:rFonts w:ascii="Comic Sans MS" w:hAnsi="Comic Sans MS"/>
          </w:rPr>
          <w:t xml:space="preserve"> </w:t>
        </w:r>
        <w:r w:rsidRPr="00DA50DC">
          <w:rPr>
            <w:rFonts w:ascii="Comic Sans MS" w:hAnsi="Comic Sans MS"/>
          </w:rPr>
          <w:t>Hayami moves at light-speed for a single burst — a short, near-invisible repositioning used to close gaps, dodge incoming attacks, or get behind an opponent.</w:t>
        </w:r>
      </w:ins>
    </w:p>
    <w:p w14:paraId="7C54EA99" w14:textId="093C2A2C" w:rsidR="00DA50DC" w:rsidRDefault="00DA50DC" w:rsidP="00DA50DC">
      <w:pPr>
        <w:numPr>
          <w:ilvl w:val="2"/>
          <w:numId w:val="8"/>
        </w:numPr>
        <w:spacing w:after="0"/>
        <w:jc w:val="both"/>
        <w:rPr>
          <w:ins w:id="128" w:author="Microsoft Word" w:date="2026-03-08T11:04:00Z" w16du:dateUtc="2026-03-08T04:04:00Z"/>
          <w:rFonts w:ascii="Comic Sans MS" w:hAnsi="Comic Sans MS"/>
        </w:rPr>
      </w:pPr>
      <w:ins w:id="129" w:author="Microsoft Word" w:date="2026-03-08T11:04:00Z" w16du:dateUtc="2026-03-08T04:04:00Z">
        <w:r w:rsidRPr="00DA50DC">
          <w:rPr>
            <w:rFonts w:ascii="Comic Sans MS" w:hAnsi="Comic Sans MS"/>
            <w:b/>
            <w:bCs/>
          </w:rPr>
          <w:t>Photon Burst</w:t>
        </w:r>
        <w:r>
          <w:rPr>
            <w:rFonts w:ascii="Comic Sans MS" w:hAnsi="Comic Sans MS"/>
            <w:b/>
            <w:bCs/>
          </w:rPr>
          <w:t>:</w:t>
        </w:r>
        <w:r>
          <w:rPr>
            <w:rFonts w:ascii="Comic Sans MS" w:hAnsi="Comic Sans MS"/>
          </w:rPr>
          <w:t xml:space="preserve"> </w:t>
        </w:r>
        <w:r w:rsidRPr="00DA50DC">
          <w:rPr>
            <w:rFonts w:ascii="Comic Sans MS" w:hAnsi="Comic Sans MS"/>
          </w:rPr>
          <w:t>Hayami releases a blinding pulse of white light in all directions — no damage, but the flash is intense enough to temporarily blind anyone looking at Hayami. Creates a window for a follow-up.</w:t>
        </w:r>
      </w:ins>
    </w:p>
    <w:p w14:paraId="4C833057" w14:textId="4EF4DFE0" w:rsidR="00DA50DC" w:rsidRPr="000E24EC" w:rsidRDefault="00DA50DC" w:rsidP="00DA50DC">
      <w:pPr>
        <w:numPr>
          <w:ilvl w:val="2"/>
          <w:numId w:val="8"/>
        </w:numPr>
        <w:jc w:val="both"/>
        <w:rPr>
          <w:ins w:id="130" w:author="Microsoft Word" w:date="2026-03-08T11:04:00Z" w16du:dateUtc="2026-03-08T04:04:00Z"/>
          <w:rFonts w:ascii="Comic Sans MS" w:hAnsi="Comic Sans MS"/>
        </w:rPr>
      </w:pPr>
      <w:ins w:id="131" w:author="Microsoft Word" w:date="2026-03-08T11:04:00Z" w16du:dateUtc="2026-03-08T04:04:00Z">
        <w:r w:rsidRPr="00DA50DC">
          <w:rPr>
            <w:rFonts w:ascii="Comic Sans MS" w:hAnsi="Comic Sans MS"/>
            <w:b/>
            <w:bCs/>
          </w:rPr>
          <w:t>Light Lance</w:t>
        </w:r>
        <w:r>
          <w:rPr>
            <w:rFonts w:ascii="Comic Sans MS" w:hAnsi="Comic Sans MS"/>
            <w:b/>
            <w:bCs/>
          </w:rPr>
          <w:t xml:space="preserve">: </w:t>
        </w:r>
        <w:r w:rsidRPr="00DA50DC">
          <w:rPr>
            <w:rFonts w:ascii="Comic Sans MS" w:hAnsi="Comic Sans MS"/>
          </w:rPr>
          <w:t>Hayami concentrates light into a long, rigid beam held like a spear — used for a single powerful piercing thrust. More focused than Light Shot; built to punch through defenses.</w:t>
        </w:r>
      </w:ins>
    </w:p>
    <w:p w14:paraId="40E6EEF3" w14:textId="6D798ECB" w:rsidR="000E24EC" w:rsidRPr="000E24EC" w:rsidRDefault="000E24EC" w:rsidP="00412EC6">
      <w:pPr>
        <w:numPr>
          <w:ilvl w:val="0"/>
          <w:numId w:val="8"/>
        </w:numPr>
        <w:jc w:val="both"/>
        <w:rPr>
          <w:rFonts w:ascii="Comic Sans MS" w:hAnsi="Comic Sans MS"/>
        </w:rPr>
      </w:pPr>
      <w:r w:rsidRPr="000E24EC">
        <w:rPr>
          <w:rFonts w:ascii="Comic Sans MS" w:hAnsi="Comic Sans MS"/>
          <w:b/>
          <w:bCs/>
        </w:rPr>
        <w:t>Tier 2: Solar</w:t>
      </w:r>
      <w:r w:rsidR="00CC23C6">
        <w:rPr>
          <w:rFonts w:ascii="Comic Sans MS" w:hAnsi="Comic Sans MS"/>
          <w:b/>
          <w:bCs/>
          <w:vertAlign w:val="superscript"/>
        </w:rPr>
        <w:t xml:space="preserve"> </w:t>
      </w:r>
      <w:r w:rsidR="00CC23C6">
        <w:rPr>
          <w:rFonts w:ascii="Comic Sans MS" w:hAnsi="Comic Sans MS"/>
          <w:b/>
          <w:bCs/>
        </w:rPr>
        <w:t>Hayami</w:t>
      </w:r>
    </w:p>
    <w:p w14:paraId="7669B8C4" w14:textId="79706459" w:rsidR="000E24EC" w:rsidRPr="000E24EC" w:rsidRDefault="000E24EC" w:rsidP="00412EC6">
      <w:pPr>
        <w:numPr>
          <w:ilvl w:val="1"/>
          <w:numId w:val="8"/>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Unlocked when </w:t>
      </w:r>
      <w:r>
        <w:rPr>
          <w:rFonts w:ascii="Comic Sans MS" w:hAnsi="Comic Sans MS"/>
        </w:rPr>
        <w:t>Hayami</w:t>
      </w:r>
      <w:r w:rsidRPr="000E24EC">
        <w:rPr>
          <w:rFonts w:ascii="Comic Sans MS" w:hAnsi="Comic Sans MS"/>
        </w:rPr>
        <w:t xml:space="preserve"> </w:t>
      </w:r>
      <w:r w:rsidR="00CC23C6">
        <w:rPr>
          <w:rFonts w:ascii="Comic Sans MS" w:hAnsi="Comic Sans MS"/>
        </w:rPr>
        <w:t xml:space="preserve">was covered </w:t>
      </w:r>
      <w:r w:rsidR="00DA50DC">
        <w:rPr>
          <w:rFonts w:ascii="Comic Sans MS" w:hAnsi="Comic Sans MS"/>
        </w:rPr>
        <w:t xml:space="preserve">in </w:t>
      </w:r>
      <w:r w:rsidR="00CC23C6">
        <w:rPr>
          <w:rFonts w:ascii="Comic Sans MS" w:hAnsi="Comic Sans MS"/>
        </w:rPr>
        <w:t xml:space="preserve">total </w:t>
      </w:r>
      <w:proofErr w:type="spellStart"/>
      <w:r w:rsidR="00CC23C6">
        <w:rPr>
          <w:rFonts w:ascii="Comic Sans MS" w:hAnsi="Comic Sans MS"/>
        </w:rPr>
        <w:t>darkness</w:t>
      </w:r>
      <w:ins w:id="132" w:author="Microsoft Word" w:date="2026-03-08T11:04:00Z" w16du:dateUtc="2026-03-08T04:04:00Z">
        <w:r w:rsidR="00DA50DC">
          <w:rPr>
            <w:rFonts w:ascii="Comic Sans MS" w:hAnsi="Comic Sans MS"/>
          </w:rPr>
          <w:t>situation</w:t>
        </w:r>
        <w:proofErr w:type="spellEnd"/>
        <w:r w:rsidR="00DA50DC">
          <w:rPr>
            <w:rFonts w:ascii="Comic Sans MS" w:hAnsi="Comic Sans MS"/>
          </w:rPr>
          <w:t xml:space="preserve"> that needs urgent necessity</w:t>
        </w:r>
      </w:ins>
      <w:r w:rsidR="00DA50DC">
        <w:rPr>
          <w:rFonts w:ascii="Comic Sans MS" w:hAnsi="Comic Sans MS"/>
        </w:rPr>
        <w:t>.</w:t>
      </w:r>
    </w:p>
    <w:p w14:paraId="50E224E6" w14:textId="2A71D892" w:rsidR="000E24EC" w:rsidRDefault="000E24EC" w:rsidP="00412EC6">
      <w:pPr>
        <w:numPr>
          <w:ilvl w:val="1"/>
          <w:numId w:val="8"/>
        </w:numPr>
        <w:jc w:val="both"/>
        <w:rPr>
          <w:rFonts w:ascii="Comic Sans MS" w:hAnsi="Comic Sans MS"/>
        </w:rPr>
      </w:pPr>
      <w:r w:rsidRPr="000E24EC">
        <w:rPr>
          <w:rFonts w:ascii="Comic Sans MS" w:hAnsi="Comic Sans MS"/>
          <w:b/>
          <w:bCs/>
        </w:rPr>
        <w:lastRenderedPageBreak/>
        <w:t>Personality:</w:t>
      </w:r>
      <w:r w:rsidRPr="000E24EC">
        <w:rPr>
          <w:rFonts w:ascii="Comic Sans MS" w:hAnsi="Comic Sans MS"/>
        </w:rPr>
        <w:t xml:space="preserve"> Arrogant, </w:t>
      </w:r>
      <w:ins w:id="133" w:author="Microsoft Word" w:date="2026-03-08T11:04:00Z" w16du:dateUtc="2026-03-08T04:04:00Z">
        <w:r w:rsidR="00A10BE1">
          <w:rPr>
            <w:rFonts w:ascii="Comic Sans MS" w:hAnsi="Comic Sans MS"/>
          </w:rPr>
          <w:t>Ambitious</w:t>
        </w:r>
        <w:r w:rsidRPr="000E24EC">
          <w:rPr>
            <w:rFonts w:ascii="Comic Sans MS" w:hAnsi="Comic Sans MS"/>
          </w:rPr>
          <w:t xml:space="preserve">, </w:t>
        </w:r>
        <w:r w:rsidR="00A10BE1">
          <w:rPr>
            <w:rFonts w:ascii="Comic Sans MS" w:hAnsi="Comic Sans MS"/>
          </w:rPr>
          <w:t>Genius</w:t>
        </w:r>
        <w:r w:rsidRPr="000E24EC">
          <w:rPr>
            <w:rFonts w:ascii="Comic Sans MS" w:hAnsi="Comic Sans MS"/>
          </w:rPr>
          <w:t xml:space="preserve">, </w:t>
        </w:r>
        <w:r w:rsidR="00A10BE1">
          <w:rPr>
            <w:rFonts w:ascii="Comic Sans MS" w:hAnsi="Comic Sans MS"/>
          </w:rPr>
          <w:t>Stylish</w:t>
        </w:r>
        <w:r w:rsidRPr="000E24EC">
          <w:rPr>
            <w:rFonts w:ascii="Comic Sans MS" w:hAnsi="Comic Sans MS"/>
          </w:rPr>
          <w:t>.</w:t>
        </w:r>
        <w:r w:rsidR="00A10BE1">
          <w:rPr>
            <w:rFonts w:ascii="Comic Sans MS" w:hAnsi="Comic Sans MS"/>
          </w:rPr>
          <w:t xml:space="preserve"> They have a very high intelligent that make them very </w:t>
        </w:r>
      </w:ins>
      <w:r w:rsidR="00A10BE1">
        <w:rPr>
          <w:rFonts w:ascii="Comic Sans MS" w:hAnsi="Comic Sans MS"/>
        </w:rPr>
        <w:t>confident</w:t>
      </w:r>
      <w:r w:rsidRPr="000E24EC">
        <w:rPr>
          <w:rFonts w:ascii="Comic Sans MS" w:hAnsi="Comic Sans MS"/>
        </w:rPr>
        <w:t>, genius-level intellect, and stylish</w:t>
      </w:r>
      <w:r w:rsidR="00A10BE1">
        <w:rPr>
          <w:rFonts w:ascii="Comic Sans MS" w:hAnsi="Comic Sans MS"/>
        </w:rPr>
        <w:t>.</w:t>
      </w:r>
    </w:p>
    <w:p w14:paraId="772F1659" w14:textId="3CF598AF" w:rsidR="00CC23C6" w:rsidRPr="000E24EC" w:rsidRDefault="00CC23C6" w:rsidP="00CC23C6">
      <w:pPr>
        <w:numPr>
          <w:ilvl w:val="1"/>
          <w:numId w:val="8"/>
        </w:numPr>
        <w:jc w:val="both"/>
        <w:rPr>
          <w:rFonts w:ascii="Comic Sans MS" w:hAnsi="Comic Sans MS"/>
        </w:rPr>
      </w:pPr>
      <w:r w:rsidRPr="000E24EC">
        <w:rPr>
          <w:rFonts w:ascii="Comic Sans MS" w:hAnsi="Comic Sans MS"/>
          <w:b/>
          <w:bCs/>
        </w:rPr>
        <w:t>Appearance:</w:t>
      </w:r>
      <w:r w:rsidRPr="000E24EC">
        <w:rPr>
          <w:rFonts w:ascii="Comic Sans MS" w:hAnsi="Comic Sans MS"/>
        </w:rPr>
        <w:t xml:space="preserve"> Donned in </w:t>
      </w:r>
      <w:r>
        <w:rPr>
          <w:rFonts w:ascii="Comic Sans MS" w:hAnsi="Comic Sans MS"/>
        </w:rPr>
        <w:t>white</w:t>
      </w:r>
      <w:r w:rsidR="001C73CB">
        <w:rPr>
          <w:rFonts w:ascii="Comic Sans MS" w:hAnsi="Comic Sans MS"/>
        </w:rPr>
        <w:t xml:space="preserve"> (#FFFFFF)</w:t>
      </w:r>
      <w:r>
        <w:rPr>
          <w:rFonts w:ascii="Comic Sans MS" w:hAnsi="Comic Sans MS"/>
        </w:rPr>
        <w:t>, grey</w:t>
      </w:r>
      <w:r w:rsidR="001C73CB">
        <w:rPr>
          <w:rFonts w:ascii="Comic Sans MS" w:hAnsi="Comic Sans MS"/>
        </w:rPr>
        <w:t xml:space="preserve"> (#</w:t>
      </w:r>
      <w:r w:rsidR="005721AC">
        <w:rPr>
          <w:rFonts w:ascii="Comic Sans MS" w:hAnsi="Comic Sans MS"/>
        </w:rPr>
        <w:t>93A</w:t>
      </w:r>
      <w:r w:rsidR="00053B74">
        <w:rPr>
          <w:rFonts w:ascii="Comic Sans MS" w:hAnsi="Comic Sans MS"/>
        </w:rPr>
        <w:t>2B</w:t>
      </w:r>
      <w:r w:rsidR="006776F9">
        <w:rPr>
          <w:rFonts w:ascii="Comic Sans MS" w:hAnsi="Comic Sans MS"/>
        </w:rPr>
        <w:t>0</w:t>
      </w:r>
      <w:r w:rsidR="001C73CB">
        <w:rPr>
          <w:rFonts w:ascii="Comic Sans MS" w:hAnsi="Comic Sans MS"/>
        </w:rPr>
        <w:t>)</w:t>
      </w:r>
      <w:r>
        <w:rPr>
          <w:rFonts w:ascii="Comic Sans MS" w:hAnsi="Comic Sans MS"/>
        </w:rPr>
        <w:t xml:space="preserve">, </w:t>
      </w:r>
      <w:r w:rsidR="00053B74">
        <w:rPr>
          <w:rFonts w:ascii="Comic Sans MS" w:hAnsi="Comic Sans MS"/>
        </w:rPr>
        <w:t>orange (#</w:t>
      </w:r>
      <w:r w:rsidR="002314F6">
        <w:rPr>
          <w:rFonts w:ascii="Comic Sans MS" w:hAnsi="Comic Sans MS"/>
        </w:rPr>
        <w:t>FFAE00</w:t>
      </w:r>
      <w:r w:rsidR="00053B74">
        <w:rPr>
          <w:rFonts w:ascii="Comic Sans MS" w:hAnsi="Comic Sans MS"/>
        </w:rPr>
        <w:t xml:space="preserve">), </w:t>
      </w:r>
      <w:r>
        <w:rPr>
          <w:rFonts w:ascii="Comic Sans MS" w:hAnsi="Comic Sans MS"/>
        </w:rPr>
        <w:t xml:space="preserve">and yellow </w:t>
      </w:r>
      <w:r w:rsidR="002314F6">
        <w:rPr>
          <w:rFonts w:ascii="Comic Sans MS" w:hAnsi="Comic Sans MS"/>
        </w:rPr>
        <w:t xml:space="preserve">(#FFF243) </w:t>
      </w:r>
      <w:r w:rsidR="00053B74">
        <w:rPr>
          <w:rFonts w:ascii="Comic Sans MS" w:hAnsi="Comic Sans MS"/>
        </w:rPr>
        <w:t xml:space="preserve">accent </w:t>
      </w:r>
      <w:r>
        <w:rPr>
          <w:rFonts w:ascii="Comic Sans MS" w:hAnsi="Comic Sans MS"/>
        </w:rPr>
        <w:t>color palette outfits. They wear yellow</w:t>
      </w:r>
      <w:r w:rsidR="00AE24AA">
        <w:rPr>
          <w:rFonts w:ascii="Comic Sans MS" w:hAnsi="Comic Sans MS"/>
        </w:rPr>
        <w:t xml:space="preserve"> (#FFF243)</w:t>
      </w:r>
      <w:r>
        <w:rPr>
          <w:rFonts w:ascii="Comic Sans MS" w:hAnsi="Comic Sans MS"/>
        </w:rPr>
        <w:t xml:space="preserve"> visor sunglasses, and grey </w:t>
      </w:r>
      <w:r w:rsidR="00FF053E">
        <w:rPr>
          <w:rFonts w:ascii="Comic Sans MS" w:hAnsi="Comic Sans MS"/>
        </w:rPr>
        <w:t>(#</w:t>
      </w:r>
      <w:r w:rsidR="0092462F">
        <w:rPr>
          <w:rFonts w:ascii="Comic Sans MS" w:hAnsi="Comic Sans MS"/>
        </w:rPr>
        <w:t>93A2B0</w:t>
      </w:r>
      <w:r w:rsidR="00FF053E">
        <w:rPr>
          <w:rFonts w:ascii="Comic Sans MS" w:hAnsi="Comic Sans MS"/>
        </w:rPr>
        <w:t xml:space="preserve">) </w:t>
      </w:r>
      <w:r>
        <w:rPr>
          <w:rFonts w:ascii="Comic Sans MS" w:hAnsi="Comic Sans MS"/>
        </w:rPr>
        <w:t>fingerless gloves</w:t>
      </w:r>
      <w:r w:rsidR="00EA4256">
        <w:rPr>
          <w:rFonts w:ascii="Comic Sans MS" w:hAnsi="Comic Sans MS"/>
        </w:rPr>
        <w:t xml:space="preserve"> with orange (#</w:t>
      </w:r>
      <w:r w:rsidR="00807087">
        <w:rPr>
          <w:rFonts w:ascii="Comic Sans MS" w:hAnsi="Comic Sans MS"/>
        </w:rPr>
        <w:t>FFAE00</w:t>
      </w:r>
      <w:r w:rsidR="00EA4256">
        <w:rPr>
          <w:rFonts w:ascii="Comic Sans MS" w:hAnsi="Comic Sans MS"/>
        </w:rPr>
        <w:t>) on the palm and white</w:t>
      </w:r>
      <w:r w:rsidR="00807087">
        <w:rPr>
          <w:rFonts w:ascii="Comic Sans MS" w:hAnsi="Comic Sans MS"/>
        </w:rPr>
        <w:t xml:space="preserve"> (#FFFFFF)</w:t>
      </w:r>
      <w:r w:rsidR="00EA4256">
        <w:rPr>
          <w:rFonts w:ascii="Comic Sans MS" w:hAnsi="Comic Sans MS"/>
        </w:rPr>
        <w:t xml:space="preserve"> on the fingertips</w:t>
      </w:r>
      <w:r>
        <w:rPr>
          <w:rFonts w:ascii="Comic Sans MS" w:hAnsi="Comic Sans MS"/>
        </w:rPr>
        <w:t>. Their eyes turn silver.</w:t>
      </w:r>
    </w:p>
    <w:p w14:paraId="0EAE6266" w14:textId="661A277F" w:rsidR="000E24EC" w:rsidRPr="000E24EC" w:rsidRDefault="000E24EC" w:rsidP="00412EC6">
      <w:pPr>
        <w:numPr>
          <w:ilvl w:val="1"/>
          <w:numId w:val="8"/>
        </w:numPr>
        <w:jc w:val="both"/>
        <w:rPr>
          <w:rFonts w:ascii="Comic Sans MS" w:hAnsi="Comic Sans MS"/>
        </w:rPr>
      </w:pPr>
      <w:r w:rsidRPr="000E24EC">
        <w:rPr>
          <w:rFonts w:ascii="Comic Sans MS" w:hAnsi="Comic Sans MS"/>
          <w:b/>
          <w:bCs/>
        </w:rPr>
        <w:t>Powers:</w:t>
      </w:r>
      <w:r w:rsidRPr="000E24EC">
        <w:rPr>
          <w:rFonts w:ascii="Comic Sans MS" w:hAnsi="Comic Sans MS"/>
        </w:rPr>
        <w:t xml:space="preserve"> Manipulation of solar energy.</w:t>
      </w:r>
      <w:r w:rsidR="00CC23C6">
        <w:rPr>
          <w:rFonts w:ascii="Comic Sans MS" w:hAnsi="Comic Sans MS"/>
        </w:rPr>
        <w:t xml:space="preserve"> T</w:t>
      </w:r>
      <w:r>
        <w:rPr>
          <w:rFonts w:ascii="Comic Sans MS" w:hAnsi="Comic Sans MS"/>
        </w:rPr>
        <w:t xml:space="preserve">hey </w:t>
      </w:r>
      <w:r w:rsidRPr="000E24EC">
        <w:rPr>
          <w:rFonts w:ascii="Comic Sans MS" w:hAnsi="Comic Sans MS"/>
        </w:rPr>
        <w:t>can calculate trajectories instantly and fire precise beams of destruction.</w:t>
      </w:r>
    </w:p>
    <w:p w14:paraId="5301AA89" w14:textId="77777777" w:rsidR="000E24EC" w:rsidRPr="00DA50DC" w:rsidRDefault="000E24EC" w:rsidP="00412EC6">
      <w:pPr>
        <w:numPr>
          <w:ilvl w:val="1"/>
          <w:numId w:val="8"/>
        </w:numPr>
        <w:jc w:val="both"/>
        <w:rPr>
          <w:rFonts w:ascii="Comic Sans MS" w:hAnsi="Comic Sans MS"/>
        </w:rPr>
      </w:pPr>
      <w:r w:rsidRPr="000E24EC">
        <w:rPr>
          <w:rFonts w:ascii="Comic Sans MS" w:hAnsi="Comic Sans MS"/>
          <w:b/>
          <w:bCs/>
        </w:rPr>
        <w:t>Signature Moves:</w:t>
      </w:r>
    </w:p>
    <w:p w14:paraId="01F82E8D" w14:textId="1E0A3892" w:rsidR="000E24EC" w:rsidRPr="000E24EC" w:rsidRDefault="000E24EC" w:rsidP="00412EC6">
      <w:pPr>
        <w:numPr>
          <w:ilvl w:val="2"/>
          <w:numId w:val="8"/>
        </w:numPr>
        <w:jc w:val="both"/>
        <w:rPr>
          <w:rFonts w:ascii="Comic Sans MS" w:hAnsi="Comic Sans MS"/>
        </w:rPr>
      </w:pPr>
      <w:r w:rsidRPr="000E24EC">
        <w:rPr>
          <w:rFonts w:ascii="Comic Sans MS" w:hAnsi="Comic Sans MS"/>
          <w:i/>
          <w:iCs/>
        </w:rPr>
        <w:t>Solar Eclipse Blast:</w:t>
      </w:r>
      <w:r w:rsidRPr="000E24EC">
        <w:rPr>
          <w:rFonts w:ascii="Comic Sans MS" w:hAnsi="Comic Sans MS"/>
        </w:rPr>
        <w:t xml:space="preserve"> A massive beam of concentrated solar energy capable of destroying spaceships.</w:t>
      </w:r>
    </w:p>
    <w:p w14:paraId="291E9677" w14:textId="07085BF3" w:rsidR="000E24EC" w:rsidRDefault="000E24EC" w:rsidP="00412EC6">
      <w:pPr>
        <w:numPr>
          <w:ilvl w:val="2"/>
          <w:numId w:val="8"/>
        </w:numPr>
        <w:jc w:val="both"/>
        <w:rPr>
          <w:rFonts w:ascii="Comic Sans MS" w:hAnsi="Comic Sans MS"/>
        </w:rPr>
      </w:pPr>
      <w:r w:rsidRPr="000E24EC">
        <w:rPr>
          <w:rFonts w:ascii="Comic Sans MS" w:hAnsi="Comic Sans MS"/>
          <w:i/>
          <w:iCs/>
        </w:rPr>
        <w:t>Light Jump:</w:t>
      </w:r>
      <w:r w:rsidRPr="000E24EC">
        <w:rPr>
          <w:rFonts w:ascii="Comic Sans MS" w:hAnsi="Comic Sans MS"/>
        </w:rPr>
        <w:t xml:space="preserve"> Instant movement using light particles.</w:t>
      </w:r>
    </w:p>
    <w:p w14:paraId="20C2E22A" w14:textId="57E0BBE4" w:rsidR="00DA50DC" w:rsidRPr="00DA50DC" w:rsidRDefault="00DA50DC" w:rsidP="00DA50DC">
      <w:pPr>
        <w:numPr>
          <w:ilvl w:val="2"/>
          <w:numId w:val="8"/>
        </w:numPr>
        <w:spacing w:after="0"/>
        <w:jc w:val="both"/>
        <w:rPr>
          <w:ins w:id="134" w:author="Microsoft Word" w:date="2026-03-08T11:04:00Z" w16du:dateUtc="2026-03-08T04:04:00Z"/>
          <w:rFonts w:ascii="Comic Sans MS" w:hAnsi="Comic Sans MS"/>
        </w:rPr>
      </w:pPr>
      <w:ins w:id="135" w:author="Microsoft Word" w:date="2026-03-08T11:04:00Z" w16du:dateUtc="2026-03-08T04:04:00Z">
        <w:r w:rsidRPr="00DA50DC">
          <w:rPr>
            <w:rFonts w:ascii="Comic Sans MS" w:hAnsi="Comic Sans MS"/>
            <w:b/>
            <w:bCs/>
          </w:rPr>
          <w:t>Light Jump</w:t>
        </w:r>
        <w:r>
          <w:rPr>
            <w:rFonts w:ascii="Comic Sans MS" w:hAnsi="Comic Sans MS"/>
            <w:b/>
            <w:bCs/>
          </w:rPr>
          <w:t xml:space="preserve">: </w:t>
        </w:r>
        <w:r w:rsidRPr="00DA50DC">
          <w:rPr>
            <w:rFonts w:ascii="Comic Sans MS" w:hAnsi="Comic Sans MS"/>
          </w:rPr>
          <w:t>Solar Hayami converts their body into light particles and travels instantly to any point they can see. Used with casual elegance — they reappear already in the pose for the next attack.</w:t>
        </w:r>
      </w:ins>
    </w:p>
    <w:p w14:paraId="2C07E847" w14:textId="6590EA91" w:rsidR="00DA50DC" w:rsidRDefault="00DA50DC" w:rsidP="00DA50DC">
      <w:pPr>
        <w:numPr>
          <w:ilvl w:val="2"/>
          <w:numId w:val="8"/>
        </w:numPr>
        <w:spacing w:after="0"/>
        <w:jc w:val="both"/>
        <w:rPr>
          <w:ins w:id="136" w:author="Microsoft Word" w:date="2026-03-08T11:04:00Z" w16du:dateUtc="2026-03-08T04:04:00Z"/>
          <w:rFonts w:ascii="Comic Sans MS" w:hAnsi="Comic Sans MS"/>
        </w:rPr>
      </w:pPr>
      <w:ins w:id="137" w:author="Microsoft Word" w:date="2026-03-08T11:04:00Z" w16du:dateUtc="2026-03-08T04:04:00Z">
        <w:r w:rsidRPr="00DA50DC">
          <w:rPr>
            <w:rFonts w:ascii="Comic Sans MS" w:hAnsi="Comic Sans MS"/>
            <w:b/>
            <w:bCs/>
          </w:rPr>
          <w:t>Solar Flare</w:t>
        </w:r>
        <w:r>
          <w:rPr>
            <w:rFonts w:ascii="Comic Sans MS" w:hAnsi="Comic Sans MS"/>
            <w:b/>
            <w:bCs/>
          </w:rPr>
          <w:t xml:space="preserve">: </w:t>
        </w:r>
        <w:r w:rsidRPr="00DA50DC">
          <w:rPr>
            <w:rFonts w:ascii="Comic Sans MS" w:hAnsi="Comic Sans MS"/>
          </w:rPr>
          <w:t>Hayami releases a concentrated burst of solar energy in a wide cone — scalding heat and blinding light simultaneously. Used to sweep multiple targets. Solar Hayami considers it a crowd-management tool.</w:t>
        </w:r>
      </w:ins>
    </w:p>
    <w:p w14:paraId="70FEC7E0" w14:textId="20DE0CFB" w:rsidR="00DA50DC" w:rsidRDefault="00DA50DC" w:rsidP="00DA50DC">
      <w:pPr>
        <w:numPr>
          <w:ilvl w:val="2"/>
          <w:numId w:val="8"/>
        </w:numPr>
        <w:spacing w:after="0"/>
        <w:jc w:val="both"/>
        <w:rPr>
          <w:ins w:id="138" w:author="Microsoft Word" w:date="2026-03-08T11:04:00Z" w16du:dateUtc="2026-03-08T04:04:00Z"/>
          <w:rFonts w:ascii="Comic Sans MS" w:hAnsi="Comic Sans MS"/>
        </w:rPr>
      </w:pPr>
      <w:ins w:id="139" w:author="Microsoft Word" w:date="2026-03-08T11:04:00Z" w16du:dateUtc="2026-03-08T04:04:00Z">
        <w:r w:rsidRPr="00DA50DC">
          <w:rPr>
            <w:rFonts w:ascii="Comic Sans MS" w:hAnsi="Comic Sans MS"/>
            <w:b/>
            <w:bCs/>
          </w:rPr>
          <w:t>Solar Eclipse Blast</w:t>
        </w:r>
        <w:r>
          <w:rPr>
            <w:rFonts w:ascii="Comic Sans MS" w:hAnsi="Comic Sans MS"/>
            <w:b/>
            <w:bCs/>
          </w:rPr>
          <w:t xml:space="preserve">: </w:t>
        </w:r>
        <w:r w:rsidRPr="00DA50DC">
          <w:rPr>
            <w:rFonts w:ascii="Comic Sans MS" w:hAnsi="Comic Sans MS"/>
          </w:rPr>
          <w:t xml:space="preserve">Hayami channels and focuses solar energy into a single, massive, sustained beam of destruction — capable of destroying large structures. </w:t>
        </w:r>
      </w:ins>
    </w:p>
    <w:p w14:paraId="2C3229B3" w14:textId="67E4DBB6" w:rsidR="00DA50DC" w:rsidRPr="000E24EC" w:rsidRDefault="00DA50DC" w:rsidP="00DA50DC">
      <w:pPr>
        <w:numPr>
          <w:ilvl w:val="2"/>
          <w:numId w:val="8"/>
        </w:numPr>
        <w:jc w:val="both"/>
        <w:rPr>
          <w:ins w:id="140" w:author="Microsoft Word" w:date="2026-03-08T11:04:00Z" w16du:dateUtc="2026-03-08T04:04:00Z"/>
          <w:rFonts w:ascii="Comic Sans MS" w:hAnsi="Comic Sans MS"/>
        </w:rPr>
      </w:pPr>
      <w:ins w:id="141" w:author="Microsoft Word" w:date="2026-03-08T11:04:00Z" w16du:dateUtc="2026-03-08T04:04:00Z">
        <w:r w:rsidRPr="00DA50DC">
          <w:rPr>
            <w:rFonts w:ascii="Comic Sans MS" w:hAnsi="Comic Sans MS"/>
            <w:b/>
            <w:bCs/>
          </w:rPr>
          <w:t>Heliocentric</w:t>
        </w:r>
        <w:r>
          <w:rPr>
            <w:rFonts w:ascii="Comic Sans MS" w:hAnsi="Comic Sans MS"/>
            <w:b/>
            <w:bCs/>
          </w:rPr>
          <w:t xml:space="preserve">: </w:t>
        </w:r>
        <w:r w:rsidRPr="00DA50DC">
          <w:rPr>
            <w:rFonts w:ascii="Comic Sans MS" w:hAnsi="Comic Sans MS"/>
          </w:rPr>
          <w:t>Solar Hayami generates several orbiting spheres of solar energy around themselves — each one can be fired individually as precision projectiles, or detonated simultaneously for a full 360° burst. They call each one by a planet name for fun.</w:t>
        </w:r>
      </w:ins>
    </w:p>
    <w:p w14:paraId="0E3CBEAE" w14:textId="6C6FE53A" w:rsidR="00210CC2" w:rsidRPr="000E24EC" w:rsidRDefault="00210CC2" w:rsidP="00210CC2">
      <w:pPr>
        <w:numPr>
          <w:ilvl w:val="0"/>
          <w:numId w:val="8"/>
        </w:numPr>
        <w:jc w:val="both"/>
        <w:rPr>
          <w:rFonts w:ascii="Comic Sans MS" w:hAnsi="Comic Sans MS"/>
        </w:rPr>
      </w:pPr>
      <w:r w:rsidRPr="000E24EC">
        <w:rPr>
          <w:rFonts w:ascii="Comic Sans MS" w:hAnsi="Comic Sans MS"/>
          <w:b/>
          <w:bCs/>
        </w:rPr>
        <w:t xml:space="preserve">Tier 3: </w:t>
      </w:r>
      <w:r>
        <w:rPr>
          <w:rFonts w:ascii="Comic Sans MS" w:hAnsi="Comic Sans MS"/>
          <w:b/>
          <w:bCs/>
        </w:rPr>
        <w:t>Gamma</w:t>
      </w:r>
      <w:r w:rsidRPr="000E24EC">
        <w:rPr>
          <w:rFonts w:ascii="Comic Sans MS" w:hAnsi="Comic Sans MS"/>
          <w:b/>
          <w:bCs/>
        </w:rPr>
        <w:t xml:space="preserve"> </w:t>
      </w:r>
      <w:r>
        <w:rPr>
          <w:rFonts w:ascii="Comic Sans MS" w:hAnsi="Comic Sans MS"/>
          <w:b/>
          <w:bCs/>
        </w:rPr>
        <w:t>Hayami</w:t>
      </w:r>
    </w:p>
    <w:p w14:paraId="52973799" w14:textId="75C00325" w:rsidR="00210CC2" w:rsidRPr="000E24EC" w:rsidRDefault="00210CC2" w:rsidP="00210CC2">
      <w:pPr>
        <w:numPr>
          <w:ilvl w:val="1"/>
          <w:numId w:val="8"/>
        </w:numPr>
        <w:jc w:val="both"/>
        <w:rPr>
          <w:rFonts w:ascii="Comic Sans MS" w:hAnsi="Comic Sans MS"/>
        </w:rPr>
      </w:pPr>
      <w:r w:rsidRPr="000E24EC">
        <w:rPr>
          <w:rFonts w:ascii="Comic Sans MS" w:hAnsi="Comic Sans MS"/>
          <w:b/>
          <w:bCs/>
        </w:rPr>
        <w:t>Evolution:</w:t>
      </w:r>
      <w:r w:rsidRPr="000E24EC">
        <w:rPr>
          <w:rFonts w:ascii="Comic Sans MS" w:hAnsi="Comic Sans MS"/>
        </w:rPr>
        <w:t xml:space="preserve"> </w:t>
      </w:r>
      <w:r>
        <w:rPr>
          <w:rFonts w:ascii="Comic Sans MS" w:hAnsi="Comic Sans MS"/>
        </w:rPr>
        <w:t>Not yet discovered</w:t>
      </w:r>
    </w:p>
    <w:p w14:paraId="157F1266" w14:textId="77777777" w:rsidR="000E24EC" w:rsidRPr="000E24EC" w:rsidRDefault="00710861" w:rsidP="00412EC6">
      <w:pPr>
        <w:jc w:val="both"/>
        <w:rPr>
          <w:rFonts w:ascii="Comic Sans MS" w:hAnsi="Comic Sans MS"/>
        </w:rPr>
      </w:pPr>
      <w:r>
        <w:rPr>
          <w:rFonts w:ascii="Comic Sans MS" w:hAnsi="Comic Sans MS"/>
        </w:rPr>
        <w:pict w14:anchorId="7B419A09">
          <v:rect id="_x0000_i1027" style="width:0;height:1.5pt" o:hralign="center" o:hrstd="t" o:hrnoshade="t" o:hr="t" fillcolor="gray" stroked="f"/>
        </w:pict>
      </w:r>
    </w:p>
    <w:p w14:paraId="46F1A241" w14:textId="7748F513" w:rsidR="000E24EC" w:rsidRPr="000E24EC" w:rsidRDefault="000E24EC" w:rsidP="00412EC6">
      <w:pPr>
        <w:jc w:val="both"/>
        <w:rPr>
          <w:rFonts w:ascii="Comic Sans MS" w:hAnsi="Comic Sans MS"/>
          <w:b/>
          <w:bCs/>
        </w:rPr>
      </w:pPr>
      <w:r w:rsidRPr="000E24EC">
        <w:rPr>
          <w:rFonts w:ascii="Comic Sans MS" w:hAnsi="Comic Sans MS"/>
          <w:b/>
          <w:bCs/>
        </w:rPr>
        <w:t xml:space="preserve">III. Elemental Fusion </w:t>
      </w:r>
    </w:p>
    <w:p w14:paraId="3EEA713A" w14:textId="38D144F6" w:rsidR="000E24EC" w:rsidRPr="000E24EC" w:rsidRDefault="000E24EC" w:rsidP="00412EC6">
      <w:pPr>
        <w:jc w:val="both"/>
        <w:rPr>
          <w:rFonts w:ascii="Comic Sans MS" w:hAnsi="Comic Sans MS"/>
        </w:rPr>
      </w:pPr>
      <w:r>
        <w:rPr>
          <w:rFonts w:ascii="Comic Sans MS" w:hAnsi="Comic Sans MS"/>
        </w:rPr>
        <w:t>Hayami</w:t>
      </w:r>
      <w:r w:rsidRPr="000E24EC">
        <w:rPr>
          <w:rFonts w:ascii="Comic Sans MS" w:hAnsi="Comic Sans MS"/>
        </w:rPr>
        <w:t xml:space="preserve"> unlocks the ability to </w:t>
      </w:r>
      <w:r w:rsidRPr="000E24EC">
        <w:rPr>
          <w:rFonts w:ascii="Comic Sans MS" w:hAnsi="Comic Sans MS"/>
          <w:b/>
          <w:bCs/>
        </w:rPr>
        <w:t>Fuse</w:t>
      </w:r>
      <w:r w:rsidRPr="000E24EC">
        <w:rPr>
          <w:rFonts w:ascii="Comic Sans MS" w:hAnsi="Comic Sans MS"/>
        </w:rPr>
        <w:t xml:space="preserve"> two elemental forms into a single, significantly more powerful entity</w:t>
      </w:r>
      <w:r w:rsidR="00D60C16">
        <w:rPr>
          <w:rFonts w:ascii="Comic Sans MS" w:hAnsi="Comic Sans MS"/>
        </w:rPr>
        <w:t>. Hayami splits into 2 of the elements that are going to be fuse</w:t>
      </w:r>
      <w:r w:rsidR="00C4118D">
        <w:rPr>
          <w:rFonts w:ascii="Comic Sans MS" w:hAnsi="Comic Sans MS"/>
        </w:rPr>
        <w:t>, and then the two fuse into one</w:t>
      </w:r>
      <w:r w:rsidRPr="000E24EC">
        <w:rPr>
          <w:rFonts w:ascii="Comic Sans MS" w:hAnsi="Comic Sans MS"/>
        </w:rPr>
        <w:t xml:space="preserve">. This is difficult to maintain and </w:t>
      </w:r>
      <w:r w:rsidR="00534E25">
        <w:rPr>
          <w:rFonts w:ascii="Comic Sans MS" w:hAnsi="Comic Sans MS"/>
        </w:rPr>
        <w:t>require practices</w:t>
      </w:r>
      <w:r w:rsidRPr="000E24EC">
        <w:rPr>
          <w:rFonts w:ascii="Comic Sans MS" w:hAnsi="Comic Sans MS"/>
        </w:rPr>
        <w:t>.</w:t>
      </w:r>
      <w:r w:rsidR="00BC6B38">
        <w:rPr>
          <w:rFonts w:ascii="Comic Sans MS" w:hAnsi="Comic Sans MS"/>
        </w:rPr>
        <w:t xml:space="preserve"> Here are some of the fusion Hayami unlocked.</w:t>
      </w:r>
      <w:r w:rsidR="0026040F">
        <w:rPr>
          <w:rFonts w:ascii="Comic Sans MS" w:hAnsi="Comic Sans MS"/>
        </w:rPr>
        <w:t xml:space="preserve"> (Note: there are more fusions that Hayami has not unlocked yet).</w:t>
      </w:r>
    </w:p>
    <w:p w14:paraId="4306A133" w14:textId="497CFF1F" w:rsidR="000E24EC" w:rsidRPr="000E24EC" w:rsidRDefault="000E24EC" w:rsidP="00412EC6">
      <w:pPr>
        <w:jc w:val="both"/>
        <w:rPr>
          <w:rFonts w:ascii="Comic Sans MS" w:hAnsi="Comic Sans MS"/>
          <w:b/>
          <w:bCs/>
        </w:rPr>
      </w:pPr>
      <w:r w:rsidRPr="000E24EC">
        <w:rPr>
          <w:rFonts w:ascii="Comic Sans MS" w:hAnsi="Comic Sans MS"/>
          <w:b/>
          <w:bCs/>
        </w:rPr>
        <w:t xml:space="preserve">1. </w:t>
      </w:r>
      <w:proofErr w:type="spellStart"/>
      <w:r w:rsidRPr="000E24EC">
        <w:rPr>
          <w:rFonts w:ascii="Comic Sans MS" w:hAnsi="Comic Sans MS"/>
          <w:b/>
          <w:bCs/>
        </w:rPr>
        <w:t>FrostFire</w:t>
      </w:r>
      <w:proofErr w:type="spellEnd"/>
      <w:r w:rsidR="00BC6B38">
        <w:rPr>
          <w:rFonts w:ascii="Comic Sans MS" w:hAnsi="Comic Sans MS"/>
          <w:b/>
          <w:bCs/>
        </w:rPr>
        <w:t xml:space="preserve"> Hayami</w:t>
      </w:r>
    </w:p>
    <w:p w14:paraId="70630747" w14:textId="1AB369AA" w:rsidR="000E24EC" w:rsidRPr="000E24EC" w:rsidRDefault="000E24EC" w:rsidP="00412EC6">
      <w:pPr>
        <w:numPr>
          <w:ilvl w:val="0"/>
          <w:numId w:val="9"/>
        </w:numPr>
        <w:jc w:val="both"/>
        <w:rPr>
          <w:rFonts w:ascii="Comic Sans MS" w:hAnsi="Comic Sans MS"/>
        </w:rPr>
      </w:pPr>
      <w:r w:rsidRPr="000E24EC">
        <w:rPr>
          <w:rFonts w:ascii="Comic Sans MS" w:hAnsi="Comic Sans MS"/>
          <w:b/>
          <w:bCs/>
        </w:rPr>
        <w:t>Components:</w:t>
      </w:r>
      <w:r w:rsidRPr="000E24EC">
        <w:rPr>
          <w:rFonts w:ascii="Comic Sans MS" w:hAnsi="Comic Sans MS"/>
        </w:rPr>
        <w:t xml:space="preserve"> </w:t>
      </w:r>
      <w:r w:rsidRPr="000E24EC">
        <w:rPr>
          <w:rFonts w:ascii="Comic Sans MS" w:hAnsi="Comic Sans MS"/>
          <w:b/>
          <w:bCs/>
        </w:rPr>
        <w:t>Ice</w:t>
      </w:r>
      <w:r w:rsidRPr="000E24EC">
        <w:rPr>
          <w:rFonts w:ascii="Comic Sans MS" w:hAnsi="Comic Sans MS"/>
        </w:rPr>
        <w:t xml:space="preserve"> + </w:t>
      </w:r>
      <w:r w:rsidRPr="000E24EC">
        <w:rPr>
          <w:rFonts w:ascii="Comic Sans MS" w:hAnsi="Comic Sans MS"/>
          <w:b/>
          <w:bCs/>
        </w:rPr>
        <w:t>Blaze</w:t>
      </w:r>
      <w:r w:rsidRPr="000E24EC">
        <w:rPr>
          <w:rFonts w:ascii="Comic Sans MS" w:hAnsi="Comic Sans MS"/>
        </w:rPr>
        <w:t>.</w:t>
      </w:r>
    </w:p>
    <w:p w14:paraId="221B2242" w14:textId="77777777" w:rsidR="000E24EC" w:rsidRPr="000E24EC" w:rsidRDefault="000E24EC" w:rsidP="00412EC6">
      <w:pPr>
        <w:numPr>
          <w:ilvl w:val="0"/>
          <w:numId w:val="9"/>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The union of opposing temperatures (Hot and Cold).</w:t>
      </w:r>
    </w:p>
    <w:p w14:paraId="05FE145F" w14:textId="2891198B" w:rsidR="000E24EC" w:rsidRPr="000E24EC" w:rsidRDefault="000E24EC" w:rsidP="00412EC6">
      <w:pPr>
        <w:numPr>
          <w:ilvl w:val="0"/>
          <w:numId w:val="9"/>
        </w:numPr>
        <w:jc w:val="both"/>
        <w:rPr>
          <w:rFonts w:ascii="Comic Sans MS" w:hAnsi="Comic Sans MS"/>
        </w:rPr>
      </w:pPr>
      <w:r w:rsidRPr="000E24EC">
        <w:rPr>
          <w:rFonts w:ascii="Comic Sans MS" w:hAnsi="Comic Sans MS"/>
          <w:b/>
          <w:bCs/>
        </w:rPr>
        <w:t>Abilities:</w:t>
      </w:r>
      <w:r>
        <w:rPr>
          <w:rFonts w:ascii="Comic Sans MS" w:hAnsi="Comic Sans MS"/>
        </w:rPr>
        <w:t xml:space="preserve"> </w:t>
      </w:r>
      <w:proofErr w:type="spellStart"/>
      <w:r>
        <w:rPr>
          <w:rFonts w:ascii="Comic Sans MS" w:hAnsi="Comic Sans MS"/>
        </w:rPr>
        <w:t>they</w:t>
      </w:r>
      <w:ins w:id="142" w:author="Microsoft Word" w:date="2026-03-08T11:04:00Z" w16du:dateUtc="2026-03-08T04:04:00Z">
        <w:r w:rsidR="00275D83">
          <w:rPr>
            <w:rFonts w:ascii="Comic Sans MS" w:hAnsi="Comic Sans MS"/>
          </w:rPr>
          <w:t>T</w:t>
        </w:r>
        <w:r>
          <w:rPr>
            <w:rFonts w:ascii="Comic Sans MS" w:hAnsi="Comic Sans MS"/>
          </w:rPr>
          <w:t>hey</w:t>
        </w:r>
      </w:ins>
      <w:proofErr w:type="spellEnd"/>
      <w:r>
        <w:rPr>
          <w:rFonts w:ascii="Comic Sans MS" w:hAnsi="Comic Sans MS"/>
        </w:rPr>
        <w:t xml:space="preserve"> </w:t>
      </w:r>
      <w:r w:rsidRPr="000E24EC">
        <w:rPr>
          <w:rFonts w:ascii="Comic Sans MS" w:hAnsi="Comic Sans MS"/>
        </w:rPr>
        <w:t>wield a Frost bow in one hand and a Fire arrow in the other.</w:t>
      </w:r>
      <w:r>
        <w:rPr>
          <w:rFonts w:ascii="Comic Sans MS" w:hAnsi="Comic Sans MS"/>
        </w:rPr>
        <w:t xml:space="preserve"> they </w:t>
      </w:r>
      <w:r w:rsidRPr="000E24EC">
        <w:rPr>
          <w:rFonts w:ascii="Comic Sans MS" w:hAnsi="Comic Sans MS"/>
        </w:rPr>
        <w:t>can burn enemies while freezing them simultaneously, causing "thermal shock" damage.</w:t>
      </w:r>
    </w:p>
    <w:p w14:paraId="7F60448B" w14:textId="01B2AC25" w:rsidR="000E24EC" w:rsidRDefault="000E24EC" w:rsidP="00412EC6">
      <w:pPr>
        <w:numPr>
          <w:ilvl w:val="0"/>
          <w:numId w:val="9"/>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A chaotic mix of Blaze’s rage and Ice’s calm, resulting in a somewhat unhinged </w:t>
      </w:r>
      <w:proofErr w:type="spellStart"/>
      <w:proofErr w:type="gramStart"/>
      <w:r w:rsidRPr="000E24EC">
        <w:rPr>
          <w:rFonts w:ascii="Comic Sans MS" w:hAnsi="Comic Sans MS"/>
        </w:rPr>
        <w:t>fighter.</w:t>
      </w:r>
      <w:ins w:id="143" w:author="Microsoft Word" w:date="2026-03-08T11:04:00Z" w16du:dateUtc="2026-03-08T04:04:00Z">
        <w:r w:rsidRPr="000E24EC">
          <w:rPr>
            <w:rFonts w:ascii="Comic Sans MS" w:hAnsi="Comic Sans MS"/>
            <w:b/>
            <w:bCs/>
          </w:rPr>
          <w:t>Personality</w:t>
        </w:r>
        <w:proofErr w:type="spellEnd"/>
        <w:proofErr w:type="gramEnd"/>
        <w:r w:rsidRPr="000E24EC">
          <w:rPr>
            <w:rFonts w:ascii="Comic Sans MS" w:hAnsi="Comic Sans MS"/>
            <w:b/>
            <w:bCs/>
          </w:rPr>
          <w:t>:</w:t>
        </w:r>
        <w:r w:rsidRPr="000E24EC">
          <w:rPr>
            <w:rFonts w:ascii="Comic Sans MS" w:hAnsi="Comic Sans MS"/>
          </w:rPr>
          <w:t xml:space="preserve"> </w:t>
        </w:r>
        <w:r w:rsidR="0028362A" w:rsidRPr="0028362A">
          <w:rPr>
            <w:rFonts w:ascii="Comic Sans MS" w:hAnsi="Comic Sans MS"/>
          </w:rPr>
          <w:t>Blaze's hot-headed aggression constantly wars with Ice's detached calm — the result is someone who is genuinely unhinged in the most calculated way. They'll freeze an enemy in place and then set the ice on fire while critiquing the opponent's fighting stance. Competitive and ruthless, but weirdly analytical about it. The rage is always one second away from the logic, and the logic is always one second away from the rage.</w:t>
        </w:r>
      </w:ins>
    </w:p>
    <w:p w14:paraId="0372CCB1" w14:textId="01A48AA1" w:rsidR="0028362A" w:rsidRDefault="0028362A" w:rsidP="00412EC6">
      <w:pPr>
        <w:numPr>
          <w:ilvl w:val="0"/>
          <w:numId w:val="9"/>
        </w:numPr>
        <w:jc w:val="both"/>
        <w:rPr>
          <w:ins w:id="144" w:author="Microsoft Word" w:date="2026-03-08T11:04:00Z" w16du:dateUtc="2026-03-08T04:04:00Z"/>
          <w:rFonts w:ascii="Comic Sans MS" w:hAnsi="Comic Sans MS"/>
          <w:b/>
          <w:bCs/>
        </w:rPr>
      </w:pPr>
      <w:ins w:id="145" w:author="Microsoft Word" w:date="2026-03-08T11:04:00Z" w16du:dateUtc="2026-03-08T04:04:00Z">
        <w:r w:rsidRPr="0028362A">
          <w:rPr>
            <w:rFonts w:ascii="Comic Sans MS" w:hAnsi="Comic Sans MS"/>
            <w:b/>
            <w:bCs/>
          </w:rPr>
          <w:t>Signature Moves:</w:t>
        </w:r>
      </w:ins>
    </w:p>
    <w:p w14:paraId="53D0C0FA" w14:textId="77777777" w:rsidR="0028362A" w:rsidRDefault="0028362A" w:rsidP="0028362A">
      <w:pPr>
        <w:numPr>
          <w:ilvl w:val="1"/>
          <w:numId w:val="9"/>
        </w:numPr>
        <w:spacing w:after="0"/>
        <w:jc w:val="both"/>
        <w:rPr>
          <w:ins w:id="146" w:author="Microsoft Word" w:date="2026-03-08T11:04:00Z" w16du:dateUtc="2026-03-08T04:04:00Z"/>
          <w:rFonts w:ascii="Comic Sans MS" w:hAnsi="Comic Sans MS"/>
        </w:rPr>
      </w:pPr>
      <w:ins w:id="147" w:author="Microsoft Word" w:date="2026-03-08T11:04:00Z" w16du:dateUtc="2026-03-08T04:04:00Z">
        <w:r w:rsidRPr="0028362A">
          <w:rPr>
            <w:rFonts w:ascii="Comic Sans MS" w:hAnsi="Comic Sans MS"/>
            <w:b/>
            <w:bCs/>
          </w:rPr>
          <w:t>Thermal Shock:</w:t>
        </w:r>
        <w:r>
          <w:rPr>
            <w:rFonts w:ascii="Comic Sans MS" w:hAnsi="Comic Sans MS"/>
            <w:b/>
            <w:bCs/>
          </w:rPr>
          <w:t xml:space="preserve"> </w:t>
        </w:r>
        <w:proofErr w:type="spellStart"/>
        <w:r w:rsidRPr="0028362A">
          <w:rPr>
            <w:rFonts w:ascii="Comic Sans MS" w:hAnsi="Comic Sans MS"/>
          </w:rPr>
          <w:t>FrostFire</w:t>
        </w:r>
        <w:proofErr w:type="spellEnd"/>
        <w:r w:rsidRPr="0028362A">
          <w:rPr>
            <w:rFonts w:ascii="Comic Sans MS" w:hAnsi="Comic Sans MS"/>
          </w:rPr>
          <w:t xml:space="preserve"> simultaneously burns and freezes a target — fire applied to frozen </w:t>
        </w:r>
        <w:proofErr w:type="gramStart"/>
        <w:r w:rsidRPr="0028362A">
          <w:rPr>
            <w:rFonts w:ascii="Comic Sans MS" w:hAnsi="Comic Sans MS"/>
          </w:rPr>
          <w:t>tissue,</w:t>
        </w:r>
        <w:proofErr w:type="gramEnd"/>
        <w:r w:rsidRPr="0028362A">
          <w:rPr>
            <w:rFonts w:ascii="Comic Sans MS" w:hAnsi="Comic Sans MS"/>
          </w:rPr>
          <w:t xml:space="preserve"> ice applied to burning wounds. The contradicting temperatures cause catastrophic cellular damage. Delivered through direct touch or a close-range dual blast from both hands — one fires ice, the other fires flame.</w:t>
        </w:r>
      </w:ins>
    </w:p>
    <w:p w14:paraId="47134374" w14:textId="77777777" w:rsidR="0028362A" w:rsidRDefault="0028362A" w:rsidP="0028362A">
      <w:pPr>
        <w:numPr>
          <w:ilvl w:val="1"/>
          <w:numId w:val="9"/>
        </w:numPr>
        <w:spacing w:after="0"/>
        <w:jc w:val="both"/>
        <w:rPr>
          <w:ins w:id="148" w:author="Microsoft Word" w:date="2026-03-08T11:04:00Z" w16du:dateUtc="2026-03-08T04:04:00Z"/>
          <w:rFonts w:ascii="Comic Sans MS" w:hAnsi="Comic Sans MS"/>
        </w:rPr>
      </w:pPr>
      <w:ins w:id="149" w:author="Microsoft Word" w:date="2026-03-08T11:04:00Z" w16du:dateUtc="2026-03-08T04:04:00Z">
        <w:r w:rsidRPr="0028362A">
          <w:rPr>
            <w:rFonts w:ascii="Comic Sans MS" w:hAnsi="Comic Sans MS"/>
            <w:b/>
            <w:bCs/>
          </w:rPr>
          <w:t>Frost-Fired Arrow:</w:t>
        </w:r>
        <w:r>
          <w:rPr>
            <w:rFonts w:ascii="Comic Sans MS" w:hAnsi="Comic Sans MS"/>
          </w:rPr>
          <w:t xml:space="preserve"> </w:t>
        </w:r>
        <w:proofErr w:type="spellStart"/>
        <w:r w:rsidRPr="0028362A">
          <w:rPr>
            <w:rFonts w:ascii="Comic Sans MS" w:hAnsi="Comic Sans MS"/>
          </w:rPr>
          <w:t>FrostFire</w:t>
        </w:r>
        <w:proofErr w:type="spellEnd"/>
        <w:r w:rsidRPr="0028362A">
          <w:rPr>
            <w:rFonts w:ascii="Comic Sans MS" w:hAnsi="Comic Sans MS"/>
          </w:rPr>
          <w:t xml:space="preserve"> wields their signature weapon: a frost bow drawn with a fire arrow. On impact, the arrow detonates in a burst that freezes the outer layer of a target while igniting the interior — a prison of ice that burns from within. Precise, personal, and deliberately cruel.</w:t>
        </w:r>
      </w:ins>
    </w:p>
    <w:p w14:paraId="27FFA187" w14:textId="76A5EBEB" w:rsidR="0028362A" w:rsidRPr="0028362A" w:rsidRDefault="0028362A" w:rsidP="0028362A">
      <w:pPr>
        <w:numPr>
          <w:ilvl w:val="1"/>
          <w:numId w:val="9"/>
        </w:numPr>
        <w:jc w:val="both"/>
        <w:rPr>
          <w:ins w:id="150" w:author="Microsoft Word" w:date="2026-03-08T11:04:00Z" w16du:dateUtc="2026-03-08T04:04:00Z"/>
          <w:rFonts w:ascii="Comic Sans MS" w:hAnsi="Comic Sans MS"/>
        </w:rPr>
      </w:pPr>
      <w:ins w:id="151" w:author="Microsoft Word" w:date="2026-03-08T11:04:00Z" w16du:dateUtc="2026-03-08T04:04:00Z">
        <w:r w:rsidRPr="0028362A">
          <w:rPr>
            <w:rFonts w:ascii="Comic Sans MS" w:hAnsi="Comic Sans MS"/>
            <w:b/>
            <w:bCs/>
          </w:rPr>
          <w:t xml:space="preserve">Blizzard Pyre: </w:t>
        </w:r>
        <w:proofErr w:type="spellStart"/>
        <w:r w:rsidRPr="0028362A">
          <w:rPr>
            <w:rFonts w:ascii="Comic Sans MS" w:hAnsi="Comic Sans MS"/>
          </w:rPr>
          <w:t>FrostFire</w:t>
        </w:r>
        <w:proofErr w:type="spellEnd"/>
        <w:r w:rsidRPr="0028362A">
          <w:rPr>
            <w:rFonts w:ascii="Comic Sans MS" w:hAnsi="Comic Sans MS"/>
          </w:rPr>
          <w:t xml:space="preserve"> generates a massive storm of simultaneously freezing and burning energy — a roaring vortex of fire and ice that shreds the battlefield. Enemies caught in it can't tell whether to brace for heat or cold, leaving them unable to defend against either. </w:t>
        </w:r>
        <w:proofErr w:type="spellStart"/>
        <w:r w:rsidRPr="0028362A">
          <w:rPr>
            <w:rFonts w:ascii="Comic Sans MS" w:hAnsi="Comic Sans MS"/>
          </w:rPr>
          <w:t>FrostFire</w:t>
        </w:r>
        <w:proofErr w:type="spellEnd"/>
        <w:r w:rsidRPr="0028362A">
          <w:rPr>
            <w:rFonts w:ascii="Comic Sans MS" w:hAnsi="Comic Sans MS"/>
          </w:rPr>
          <w:t xml:space="preserve"> finds this funny.</w:t>
        </w:r>
      </w:ins>
    </w:p>
    <w:p w14:paraId="2B328601" w14:textId="5AA0B0DB" w:rsidR="000E24EC" w:rsidRPr="000E24EC" w:rsidRDefault="000E24EC" w:rsidP="00412EC6">
      <w:pPr>
        <w:jc w:val="both"/>
        <w:rPr>
          <w:rFonts w:ascii="Comic Sans MS" w:hAnsi="Comic Sans MS"/>
          <w:b/>
          <w:bCs/>
        </w:rPr>
      </w:pPr>
      <w:r w:rsidRPr="000E24EC">
        <w:rPr>
          <w:rFonts w:ascii="Comic Sans MS" w:hAnsi="Comic Sans MS"/>
          <w:b/>
          <w:bCs/>
        </w:rPr>
        <w:t>2. Glacier</w:t>
      </w:r>
      <w:r w:rsidR="00BC6B38">
        <w:rPr>
          <w:rFonts w:ascii="Comic Sans MS" w:hAnsi="Comic Sans MS"/>
          <w:b/>
          <w:bCs/>
        </w:rPr>
        <w:t xml:space="preserve"> Hayami</w:t>
      </w:r>
    </w:p>
    <w:p w14:paraId="4C4B916E" w14:textId="7458530B" w:rsidR="000E24EC" w:rsidRPr="000E24EC" w:rsidRDefault="000E24EC" w:rsidP="00412EC6">
      <w:pPr>
        <w:numPr>
          <w:ilvl w:val="0"/>
          <w:numId w:val="10"/>
        </w:numPr>
        <w:jc w:val="both"/>
        <w:rPr>
          <w:rFonts w:ascii="Comic Sans MS" w:hAnsi="Comic Sans MS"/>
        </w:rPr>
      </w:pPr>
      <w:r w:rsidRPr="000E24EC">
        <w:rPr>
          <w:rFonts w:ascii="Comic Sans MS" w:hAnsi="Comic Sans MS"/>
          <w:b/>
          <w:bCs/>
        </w:rPr>
        <w:lastRenderedPageBreak/>
        <w:t>Components:</w:t>
      </w:r>
      <w:r w:rsidRPr="000E24EC">
        <w:rPr>
          <w:rFonts w:ascii="Comic Sans MS" w:hAnsi="Comic Sans MS"/>
        </w:rPr>
        <w:t xml:space="preserve"> </w:t>
      </w:r>
      <w:r w:rsidRPr="000E24EC">
        <w:rPr>
          <w:rFonts w:ascii="Comic Sans MS" w:hAnsi="Comic Sans MS"/>
          <w:b/>
          <w:bCs/>
        </w:rPr>
        <w:t>Ice</w:t>
      </w:r>
      <w:r w:rsidRPr="000E24EC">
        <w:rPr>
          <w:rFonts w:ascii="Comic Sans MS" w:hAnsi="Comic Sans MS"/>
        </w:rPr>
        <w:t xml:space="preserve"> + </w:t>
      </w:r>
      <w:r w:rsidRPr="000E24EC">
        <w:rPr>
          <w:rFonts w:ascii="Comic Sans MS" w:hAnsi="Comic Sans MS"/>
          <w:b/>
          <w:bCs/>
        </w:rPr>
        <w:t>Earthquake</w:t>
      </w:r>
      <w:r w:rsidR="00534E25">
        <w:rPr>
          <w:rFonts w:ascii="Comic Sans MS" w:hAnsi="Comic Sans MS"/>
          <w:b/>
          <w:bCs/>
        </w:rPr>
        <w:t>.</w:t>
      </w:r>
    </w:p>
    <w:p w14:paraId="0A17043A" w14:textId="77777777" w:rsidR="000E24EC" w:rsidRPr="000E24EC" w:rsidRDefault="000E24EC" w:rsidP="00412EC6">
      <w:pPr>
        <w:numPr>
          <w:ilvl w:val="0"/>
          <w:numId w:val="10"/>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Unmovable Solid.</w:t>
      </w:r>
    </w:p>
    <w:p w14:paraId="3009E1B0" w14:textId="713A0B52" w:rsidR="000E24EC" w:rsidRPr="000E24EC" w:rsidRDefault="000E24EC" w:rsidP="00412EC6">
      <w:pPr>
        <w:numPr>
          <w:ilvl w:val="0"/>
          <w:numId w:val="10"/>
        </w:numPr>
        <w:jc w:val="both"/>
        <w:rPr>
          <w:rFonts w:ascii="Comic Sans MS" w:hAnsi="Comic Sans MS"/>
        </w:rPr>
      </w:pPr>
      <w:r w:rsidRPr="000E24EC">
        <w:rPr>
          <w:rFonts w:ascii="Comic Sans MS" w:hAnsi="Comic Sans MS"/>
          <w:b/>
          <w:bCs/>
        </w:rPr>
        <w:t>Abilities:</w:t>
      </w:r>
      <w:r>
        <w:rPr>
          <w:rFonts w:ascii="Comic Sans MS" w:hAnsi="Comic Sans MS"/>
        </w:rPr>
        <w:t xml:space="preserve"> </w:t>
      </w:r>
      <w:proofErr w:type="spellStart"/>
      <w:r>
        <w:rPr>
          <w:rFonts w:ascii="Comic Sans MS" w:hAnsi="Comic Sans MS"/>
        </w:rPr>
        <w:t>they</w:t>
      </w:r>
      <w:ins w:id="152" w:author="Microsoft Word" w:date="2026-03-08T11:04:00Z" w16du:dateUtc="2026-03-08T04:04:00Z">
        <w:r w:rsidR="00275D83">
          <w:rPr>
            <w:rFonts w:ascii="Comic Sans MS" w:hAnsi="Comic Sans MS"/>
          </w:rPr>
          <w:t>T</w:t>
        </w:r>
        <w:r>
          <w:rPr>
            <w:rFonts w:ascii="Comic Sans MS" w:hAnsi="Comic Sans MS"/>
          </w:rPr>
          <w:t>hey</w:t>
        </w:r>
      </w:ins>
      <w:proofErr w:type="spellEnd"/>
      <w:r w:rsidR="00275D83">
        <w:rPr>
          <w:rFonts w:ascii="Comic Sans MS" w:hAnsi="Comic Sans MS"/>
        </w:rPr>
        <w:t xml:space="preserve"> </w:t>
      </w:r>
      <w:r w:rsidRPr="000E24EC">
        <w:rPr>
          <w:rFonts w:ascii="Comic Sans MS" w:hAnsi="Comic Sans MS"/>
        </w:rPr>
        <w:t>summon massive constructs made of permafrost and rock.</w:t>
      </w:r>
      <w:r>
        <w:rPr>
          <w:rFonts w:ascii="Comic Sans MS" w:hAnsi="Comic Sans MS"/>
        </w:rPr>
        <w:t xml:space="preserve"> they </w:t>
      </w:r>
      <w:r w:rsidRPr="000E24EC">
        <w:rPr>
          <w:rFonts w:ascii="Comic Sans MS" w:hAnsi="Comic Sans MS"/>
        </w:rPr>
        <w:t>create "Ice Golems" and slides on ice terrain with the weight of a mountain behind</w:t>
      </w:r>
      <w:r>
        <w:rPr>
          <w:rFonts w:ascii="Comic Sans MS" w:hAnsi="Comic Sans MS"/>
        </w:rPr>
        <w:t xml:space="preserve"> their </w:t>
      </w:r>
      <w:r w:rsidRPr="000E24EC">
        <w:rPr>
          <w:rFonts w:ascii="Comic Sans MS" w:hAnsi="Comic Sans MS"/>
        </w:rPr>
        <w:t>punches.</w:t>
      </w:r>
    </w:p>
    <w:p w14:paraId="0623F4C2" w14:textId="77777777" w:rsidR="000E24EC" w:rsidRPr="000E24EC" w:rsidRDefault="000E24EC" w:rsidP="00412EC6">
      <w:pPr>
        <w:numPr>
          <w:ilvl w:val="0"/>
          <w:numId w:val="10"/>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Extremely regal, calm, and authoritative.</w:t>
      </w:r>
    </w:p>
    <w:p w14:paraId="260BB5A5" w14:textId="77777777" w:rsidR="0028362A" w:rsidRPr="0028362A" w:rsidRDefault="000E24EC" w:rsidP="00412EC6">
      <w:pPr>
        <w:numPr>
          <w:ilvl w:val="0"/>
          <w:numId w:val="10"/>
        </w:numPr>
        <w:jc w:val="both"/>
        <w:rPr>
          <w:ins w:id="153" w:author="Microsoft Word" w:date="2026-03-08T11:04:00Z" w16du:dateUtc="2026-03-08T04:04:00Z"/>
          <w:rFonts w:ascii="Comic Sans MS" w:hAnsi="Comic Sans MS"/>
          <w:b/>
          <w:bCs/>
        </w:rPr>
      </w:pPr>
      <w:ins w:id="154" w:author="Microsoft Word" w:date="2026-03-08T11:04:00Z" w16du:dateUtc="2026-03-08T04:04:00Z">
        <w:r w:rsidRPr="0028362A">
          <w:rPr>
            <w:rFonts w:ascii="Comic Sans MS" w:hAnsi="Comic Sans MS"/>
            <w:b/>
            <w:bCs/>
          </w:rPr>
          <w:t>Personality:</w:t>
        </w:r>
        <w:r w:rsidRPr="0028362A">
          <w:rPr>
            <w:rFonts w:ascii="Comic Sans MS" w:hAnsi="Comic Sans MS"/>
          </w:rPr>
          <w:t xml:space="preserve"> </w:t>
        </w:r>
        <w:r w:rsidR="0028362A" w:rsidRPr="0028362A">
          <w:rPr>
            <w:rFonts w:ascii="Comic Sans MS" w:hAnsi="Comic Sans MS"/>
          </w:rPr>
          <w:t xml:space="preserve">Earthquake's protective, level-headed leadership merges with Ice's cool detachment and tactical laziness — the result is someone of total, unshakeable authority. Glacier doesn't raise their voice. They don't need to. They have already assessed the situation, determined the most efficient outcome, and begun executing it. Regal, composed, and quietly terrifying. </w:t>
        </w:r>
      </w:ins>
    </w:p>
    <w:p w14:paraId="1A053360" w14:textId="12C1BAC3" w:rsidR="0028362A" w:rsidRDefault="0028362A" w:rsidP="00412EC6">
      <w:pPr>
        <w:numPr>
          <w:ilvl w:val="0"/>
          <w:numId w:val="10"/>
        </w:numPr>
        <w:jc w:val="both"/>
        <w:rPr>
          <w:ins w:id="155" w:author="Microsoft Word" w:date="2026-03-08T11:04:00Z" w16du:dateUtc="2026-03-08T04:04:00Z"/>
          <w:rFonts w:ascii="Comic Sans MS" w:hAnsi="Comic Sans MS"/>
          <w:b/>
          <w:bCs/>
        </w:rPr>
      </w:pPr>
      <w:ins w:id="156" w:author="Microsoft Word" w:date="2026-03-08T11:04:00Z" w16du:dateUtc="2026-03-08T04:04:00Z">
        <w:r>
          <w:rPr>
            <w:rFonts w:ascii="Comic Sans MS" w:hAnsi="Comic Sans MS"/>
            <w:b/>
            <w:bCs/>
          </w:rPr>
          <w:t>Signature Moves:</w:t>
        </w:r>
      </w:ins>
    </w:p>
    <w:p w14:paraId="5B02B15F" w14:textId="3D549CE7" w:rsidR="0028362A" w:rsidRPr="0028362A" w:rsidRDefault="0028362A" w:rsidP="0028362A">
      <w:pPr>
        <w:numPr>
          <w:ilvl w:val="1"/>
          <w:numId w:val="10"/>
        </w:numPr>
        <w:spacing w:after="0"/>
        <w:jc w:val="both"/>
        <w:rPr>
          <w:ins w:id="157" w:author="Microsoft Word" w:date="2026-03-08T11:04:00Z" w16du:dateUtc="2026-03-08T04:04:00Z"/>
          <w:rFonts w:ascii="Comic Sans MS" w:hAnsi="Comic Sans MS"/>
        </w:rPr>
      </w:pPr>
      <w:ins w:id="158" w:author="Microsoft Word" w:date="2026-03-08T11:04:00Z" w16du:dateUtc="2026-03-08T04:04:00Z">
        <w:r w:rsidRPr="0028362A">
          <w:rPr>
            <w:rFonts w:ascii="Comic Sans MS" w:hAnsi="Comic Sans MS"/>
            <w:b/>
            <w:bCs/>
          </w:rPr>
          <w:t xml:space="preserve">Permafrost Golem: </w:t>
        </w:r>
        <w:r w:rsidRPr="0028362A">
          <w:rPr>
            <w:rFonts w:ascii="Comic Sans MS" w:hAnsi="Comic Sans MS"/>
          </w:rPr>
          <w:t>Glacier constructs a massive golem — not from rock alone, but from layers of permafrost-reinforced stone. Harder than either material separately, it moves with the weight of a mountain and the cold of a glacier. Enemies that strike it risk frostbite on contact. Glacier summons it without looking.</w:t>
        </w:r>
      </w:ins>
    </w:p>
    <w:p w14:paraId="404BEDD6" w14:textId="77777777" w:rsidR="0028362A" w:rsidRPr="0028362A" w:rsidRDefault="0028362A" w:rsidP="0028362A">
      <w:pPr>
        <w:numPr>
          <w:ilvl w:val="1"/>
          <w:numId w:val="10"/>
        </w:numPr>
        <w:spacing w:after="0"/>
        <w:jc w:val="both"/>
        <w:rPr>
          <w:ins w:id="159" w:author="Microsoft Word" w:date="2026-03-08T11:04:00Z" w16du:dateUtc="2026-03-08T04:04:00Z"/>
          <w:rFonts w:ascii="Comic Sans MS" w:hAnsi="Comic Sans MS"/>
        </w:rPr>
      </w:pPr>
      <w:ins w:id="160" w:author="Microsoft Word" w:date="2026-03-08T11:04:00Z" w16du:dateUtc="2026-03-08T04:04:00Z">
        <w:r w:rsidRPr="0028362A">
          <w:rPr>
            <w:rFonts w:ascii="Comic Sans MS" w:hAnsi="Comic Sans MS"/>
            <w:b/>
            <w:bCs/>
          </w:rPr>
          <w:t>Glacial Slam:</w:t>
        </w:r>
        <w:r w:rsidRPr="0028362A">
          <w:rPr>
            <w:rFonts w:ascii="Comic Sans MS" w:hAnsi="Comic Sans MS"/>
          </w:rPr>
          <w:t xml:space="preserve"> Glacier raises one fist, coats it in a dense shell of ice-compressed rock, and delivers a single punch into the ground. The impact sends a shockwave that simultaneously cracks the earth and flash-freezes everything the fissure touches — trapping enemies in ice that erupts from below.</w:t>
        </w:r>
      </w:ins>
    </w:p>
    <w:p w14:paraId="3A83672F" w14:textId="7E9C9FF3" w:rsidR="0028362A" w:rsidRPr="0028362A" w:rsidRDefault="0028362A" w:rsidP="0028362A">
      <w:pPr>
        <w:numPr>
          <w:ilvl w:val="1"/>
          <w:numId w:val="10"/>
        </w:numPr>
        <w:jc w:val="both"/>
        <w:rPr>
          <w:ins w:id="161" w:author="Microsoft Word" w:date="2026-03-08T11:04:00Z" w16du:dateUtc="2026-03-08T04:04:00Z"/>
          <w:rFonts w:ascii="Comic Sans MS" w:hAnsi="Comic Sans MS"/>
        </w:rPr>
      </w:pPr>
      <w:ins w:id="162" w:author="Microsoft Word" w:date="2026-03-08T11:04:00Z" w16du:dateUtc="2026-03-08T04:04:00Z">
        <w:r w:rsidRPr="0028362A">
          <w:rPr>
            <w:rFonts w:ascii="Comic Sans MS" w:hAnsi="Comic Sans MS"/>
            <w:b/>
            <w:bCs/>
          </w:rPr>
          <w:t>Continental Lock:</w:t>
        </w:r>
        <w:r w:rsidRPr="0028362A">
          <w:rPr>
            <w:rFonts w:ascii="Comic Sans MS" w:hAnsi="Comic Sans MS"/>
          </w:rPr>
          <w:t xml:space="preserve"> Glacier's most overwhelming move. They stomp the ground and raise an enormous terrain of permafrost and rock around the entire battlefield — walls, pillars, frozen ground. Movement becomes almost impossible. Glacier then walks through it like they own it, because they do.</w:t>
        </w:r>
      </w:ins>
    </w:p>
    <w:p w14:paraId="2C716575" w14:textId="35002DEC" w:rsidR="000E24EC" w:rsidRPr="0028362A" w:rsidRDefault="000E24EC" w:rsidP="0028362A">
      <w:pPr>
        <w:jc w:val="both"/>
        <w:rPr>
          <w:rFonts w:ascii="Comic Sans MS" w:hAnsi="Comic Sans MS"/>
          <w:b/>
          <w:bCs/>
        </w:rPr>
      </w:pPr>
      <w:r w:rsidRPr="0028362A">
        <w:rPr>
          <w:rFonts w:ascii="Comic Sans MS" w:hAnsi="Comic Sans MS"/>
          <w:b/>
          <w:bCs/>
        </w:rPr>
        <w:t>3. Supra</w:t>
      </w:r>
      <w:r w:rsidR="00BC6B38" w:rsidRPr="0028362A">
        <w:rPr>
          <w:rFonts w:ascii="Comic Sans MS" w:hAnsi="Comic Sans MS"/>
          <w:b/>
          <w:bCs/>
        </w:rPr>
        <w:t xml:space="preserve"> Hayami</w:t>
      </w:r>
    </w:p>
    <w:p w14:paraId="154E0F13" w14:textId="66017ACE" w:rsidR="000E24EC" w:rsidRPr="000E24EC" w:rsidRDefault="000E24EC" w:rsidP="00412EC6">
      <w:pPr>
        <w:numPr>
          <w:ilvl w:val="0"/>
          <w:numId w:val="11"/>
        </w:numPr>
        <w:jc w:val="both"/>
        <w:rPr>
          <w:rFonts w:ascii="Comic Sans MS" w:hAnsi="Comic Sans MS"/>
        </w:rPr>
      </w:pPr>
      <w:r w:rsidRPr="000E24EC">
        <w:rPr>
          <w:rFonts w:ascii="Comic Sans MS" w:hAnsi="Comic Sans MS"/>
          <w:b/>
          <w:bCs/>
        </w:rPr>
        <w:t>Components:</w:t>
      </w:r>
      <w:r w:rsidRPr="000E24EC">
        <w:rPr>
          <w:rFonts w:ascii="Comic Sans MS" w:hAnsi="Comic Sans MS"/>
        </w:rPr>
        <w:t xml:space="preserve"> </w:t>
      </w:r>
      <w:r w:rsidRPr="000E24EC">
        <w:rPr>
          <w:rFonts w:ascii="Comic Sans MS" w:hAnsi="Comic Sans MS"/>
          <w:b/>
          <w:bCs/>
        </w:rPr>
        <w:t>Thunderstorm</w:t>
      </w:r>
      <w:r w:rsidRPr="000E24EC">
        <w:rPr>
          <w:rFonts w:ascii="Comic Sans MS" w:hAnsi="Comic Sans MS"/>
        </w:rPr>
        <w:t xml:space="preserve"> + </w:t>
      </w:r>
      <w:r w:rsidRPr="000E24EC">
        <w:rPr>
          <w:rFonts w:ascii="Comic Sans MS" w:hAnsi="Comic Sans MS"/>
          <w:b/>
          <w:bCs/>
        </w:rPr>
        <w:t>Solar</w:t>
      </w:r>
      <w:r w:rsidRPr="000E24EC">
        <w:rPr>
          <w:rFonts w:ascii="Comic Sans MS" w:hAnsi="Comic Sans MS"/>
        </w:rPr>
        <w:t>.</w:t>
      </w:r>
    </w:p>
    <w:p w14:paraId="6EA51002" w14:textId="77777777" w:rsidR="000E24EC" w:rsidRPr="000E24EC" w:rsidRDefault="000E24EC" w:rsidP="00412EC6">
      <w:pPr>
        <w:numPr>
          <w:ilvl w:val="0"/>
          <w:numId w:val="11"/>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The fusion of the two fastest and most destructive elements.</w:t>
      </w:r>
    </w:p>
    <w:p w14:paraId="4D642133" w14:textId="0F28A66F" w:rsidR="000E24EC" w:rsidRPr="000E24EC" w:rsidRDefault="000E24EC" w:rsidP="00412EC6">
      <w:pPr>
        <w:numPr>
          <w:ilvl w:val="0"/>
          <w:numId w:val="11"/>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This is widely considered</w:t>
      </w:r>
      <w:r>
        <w:rPr>
          <w:rFonts w:ascii="Comic Sans MS" w:hAnsi="Comic Sans MS"/>
        </w:rPr>
        <w:t xml:space="preserve"> their </w:t>
      </w:r>
      <w:r w:rsidRPr="000E24EC">
        <w:rPr>
          <w:rFonts w:ascii="Comic Sans MS" w:hAnsi="Comic Sans MS"/>
        </w:rPr>
        <w:t>strongest offensive form.</w:t>
      </w:r>
      <w:r>
        <w:rPr>
          <w:rFonts w:ascii="Comic Sans MS" w:hAnsi="Comic Sans MS"/>
        </w:rPr>
        <w:t xml:space="preserve"> </w:t>
      </w:r>
      <w:proofErr w:type="spellStart"/>
      <w:r>
        <w:rPr>
          <w:rFonts w:ascii="Comic Sans MS" w:hAnsi="Comic Sans MS"/>
        </w:rPr>
        <w:t>they</w:t>
      </w:r>
      <w:ins w:id="163" w:author="Microsoft Word" w:date="2026-03-08T11:04:00Z" w16du:dateUtc="2026-03-08T04:04:00Z">
        <w:r w:rsidR="00275D83">
          <w:rPr>
            <w:rFonts w:ascii="Comic Sans MS" w:hAnsi="Comic Sans MS"/>
          </w:rPr>
          <w:t>T</w:t>
        </w:r>
        <w:r>
          <w:rPr>
            <w:rFonts w:ascii="Comic Sans MS" w:hAnsi="Comic Sans MS"/>
          </w:rPr>
          <w:t>hey</w:t>
        </w:r>
      </w:ins>
      <w:proofErr w:type="spellEnd"/>
      <w:r w:rsidR="00275D83">
        <w:rPr>
          <w:rFonts w:ascii="Comic Sans MS" w:hAnsi="Comic Sans MS"/>
        </w:rPr>
        <w:t xml:space="preserve"> </w:t>
      </w:r>
      <w:r w:rsidRPr="000E24EC">
        <w:rPr>
          <w:rFonts w:ascii="Comic Sans MS" w:hAnsi="Comic Sans MS"/>
        </w:rPr>
        <w:t>wield dual "Eclipse Scythes"</w:t>
      </w:r>
      <w:r w:rsidR="005E4C21">
        <w:rPr>
          <w:rFonts w:ascii="Comic Sans MS" w:hAnsi="Comic Sans MS"/>
        </w:rPr>
        <w:t>.</w:t>
      </w:r>
      <w:r>
        <w:rPr>
          <w:rFonts w:ascii="Comic Sans MS" w:hAnsi="Comic Sans MS"/>
        </w:rPr>
        <w:t xml:space="preserve"> </w:t>
      </w:r>
      <w:proofErr w:type="spellStart"/>
      <w:r>
        <w:rPr>
          <w:rFonts w:ascii="Comic Sans MS" w:hAnsi="Comic Sans MS"/>
        </w:rPr>
        <w:t>they</w:t>
      </w:r>
      <w:ins w:id="164" w:author="Microsoft Word" w:date="2026-03-08T11:04:00Z" w16du:dateUtc="2026-03-08T04:04:00Z">
        <w:r w:rsidR="00275D83">
          <w:rPr>
            <w:rFonts w:ascii="Comic Sans MS" w:hAnsi="Comic Sans MS"/>
          </w:rPr>
          <w:t>T</w:t>
        </w:r>
        <w:r>
          <w:rPr>
            <w:rFonts w:ascii="Comic Sans MS" w:hAnsi="Comic Sans MS"/>
          </w:rPr>
          <w:t>hey</w:t>
        </w:r>
      </w:ins>
      <w:proofErr w:type="spellEnd"/>
      <w:r w:rsidR="00275D83">
        <w:rPr>
          <w:rFonts w:ascii="Comic Sans MS" w:hAnsi="Comic Sans MS"/>
        </w:rPr>
        <w:t xml:space="preserve"> m</w:t>
      </w:r>
      <w:r w:rsidRPr="000E24EC">
        <w:rPr>
          <w:rFonts w:ascii="Comic Sans MS" w:hAnsi="Comic Sans MS"/>
        </w:rPr>
        <w:t>ove</w:t>
      </w:r>
      <w:r w:rsidR="005E4C21">
        <w:rPr>
          <w:rFonts w:ascii="Comic Sans MS" w:hAnsi="Comic Sans MS"/>
        </w:rPr>
        <w:t xml:space="preserve"> as</w:t>
      </w:r>
      <w:r w:rsidRPr="000E24EC">
        <w:rPr>
          <w:rFonts w:ascii="Comic Sans MS" w:hAnsi="Comic Sans MS"/>
        </w:rPr>
        <w:t xml:space="preserve"> fast </w:t>
      </w:r>
      <w:r w:rsidR="005E4C21">
        <w:rPr>
          <w:rFonts w:ascii="Comic Sans MS" w:hAnsi="Comic Sans MS"/>
        </w:rPr>
        <w:t xml:space="preserve">as </w:t>
      </w:r>
      <w:r w:rsidRPr="000E24EC">
        <w:rPr>
          <w:rFonts w:ascii="Comic Sans MS" w:hAnsi="Comic Sans MS"/>
        </w:rPr>
        <w:t>light and can fire blasts that seek targets automatically.</w:t>
      </w:r>
    </w:p>
    <w:p w14:paraId="4C0A8D82" w14:textId="6DD26AF5" w:rsidR="000E24EC" w:rsidRPr="000E24EC" w:rsidRDefault="000E24EC" w:rsidP="00412EC6">
      <w:pPr>
        <w:numPr>
          <w:ilvl w:val="0"/>
          <w:numId w:val="11"/>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Deadly serious, silent, and overwhelmingly arrogant in</w:t>
      </w:r>
      <w:r>
        <w:rPr>
          <w:rFonts w:ascii="Comic Sans MS" w:hAnsi="Comic Sans MS"/>
        </w:rPr>
        <w:t xml:space="preserve"> their </w:t>
      </w:r>
      <w:r w:rsidRPr="000E24EC">
        <w:rPr>
          <w:rFonts w:ascii="Comic Sans MS" w:hAnsi="Comic Sans MS"/>
        </w:rPr>
        <w:t>power.</w:t>
      </w:r>
    </w:p>
    <w:p w14:paraId="76AE896E" w14:textId="152E20F6" w:rsidR="00975EE4" w:rsidRDefault="000E24EC" w:rsidP="00412EC6">
      <w:pPr>
        <w:numPr>
          <w:ilvl w:val="0"/>
          <w:numId w:val="11"/>
        </w:numPr>
        <w:jc w:val="both"/>
        <w:rPr>
          <w:ins w:id="165" w:author="Microsoft Word" w:date="2026-03-08T11:04:00Z" w16du:dateUtc="2026-03-08T04:04:00Z"/>
          <w:rFonts w:ascii="Comic Sans MS" w:hAnsi="Comic Sans MS"/>
          <w:b/>
          <w:bCs/>
        </w:rPr>
      </w:pPr>
      <w:ins w:id="166" w:author="Microsoft Word" w:date="2026-03-08T11:04:00Z" w16du:dateUtc="2026-03-08T04:04:00Z">
        <w:r w:rsidRPr="00975EE4">
          <w:rPr>
            <w:rFonts w:ascii="Comic Sans MS" w:hAnsi="Comic Sans MS"/>
            <w:b/>
            <w:bCs/>
          </w:rPr>
          <w:t>Personality:</w:t>
        </w:r>
        <w:r w:rsidRPr="00975EE4">
          <w:rPr>
            <w:rFonts w:ascii="Comic Sans MS" w:hAnsi="Comic Sans MS"/>
          </w:rPr>
          <w:t xml:space="preserve"> </w:t>
        </w:r>
        <w:r w:rsidR="00975EE4" w:rsidRPr="00975EE4">
          <w:rPr>
            <w:rFonts w:ascii="Comic Sans MS" w:hAnsi="Comic Sans MS"/>
          </w:rPr>
          <w:t>Thunderstorm's cold</w:t>
        </w:r>
        <w:r w:rsidR="00975EE4">
          <w:rPr>
            <w:rFonts w:ascii="Comic Sans MS" w:hAnsi="Comic Sans MS"/>
          </w:rPr>
          <w:t xml:space="preserve"> and </w:t>
        </w:r>
        <w:r w:rsidR="00975EE4" w:rsidRPr="00975EE4">
          <w:rPr>
            <w:rFonts w:ascii="Comic Sans MS" w:hAnsi="Comic Sans MS"/>
          </w:rPr>
          <w:t xml:space="preserve">silence merges with Solar's arrogant, calculating genius — the result is the single most dangerous version of Hayami. Supra does not speak unless it is to tell you exactly how </w:t>
        </w:r>
        <w:proofErr w:type="gramStart"/>
        <w:r w:rsidR="00975EE4" w:rsidRPr="00975EE4">
          <w:rPr>
            <w:rFonts w:ascii="Comic Sans MS" w:hAnsi="Comic Sans MS"/>
          </w:rPr>
          <w:t>this ends</w:t>
        </w:r>
        <w:proofErr w:type="gramEnd"/>
        <w:r w:rsidR="00975EE4" w:rsidRPr="00975EE4">
          <w:rPr>
            <w:rFonts w:ascii="Comic Sans MS" w:hAnsi="Comic Sans MS"/>
          </w:rPr>
          <w:t>. They have already run the numbers. There is no move you can make that they have not accounted for. They are not cruel</w:t>
        </w:r>
        <w:r w:rsidR="00975EE4">
          <w:rPr>
            <w:rFonts w:ascii="Comic Sans MS" w:hAnsi="Comic Sans MS"/>
          </w:rPr>
          <w:t xml:space="preserve">. </w:t>
        </w:r>
        <w:r w:rsidR="00975EE4" w:rsidRPr="00975EE4">
          <w:rPr>
            <w:rFonts w:ascii="Comic Sans MS" w:hAnsi="Comic Sans MS"/>
          </w:rPr>
          <w:t xml:space="preserve">They are simply absolute. </w:t>
        </w:r>
      </w:ins>
    </w:p>
    <w:p w14:paraId="1282E67F" w14:textId="71845D74" w:rsidR="00975EE4" w:rsidRDefault="00975EE4" w:rsidP="00412EC6">
      <w:pPr>
        <w:numPr>
          <w:ilvl w:val="0"/>
          <w:numId w:val="11"/>
        </w:numPr>
        <w:jc w:val="both"/>
        <w:rPr>
          <w:ins w:id="167" w:author="Microsoft Word" w:date="2026-03-08T11:04:00Z" w16du:dateUtc="2026-03-08T04:04:00Z"/>
          <w:rFonts w:ascii="Comic Sans MS" w:hAnsi="Comic Sans MS"/>
          <w:b/>
          <w:bCs/>
        </w:rPr>
      </w:pPr>
      <w:ins w:id="168" w:author="Microsoft Word" w:date="2026-03-08T11:04:00Z" w16du:dateUtc="2026-03-08T04:04:00Z">
        <w:r>
          <w:rPr>
            <w:rFonts w:ascii="Comic Sans MS" w:hAnsi="Comic Sans MS"/>
            <w:b/>
            <w:bCs/>
          </w:rPr>
          <w:t>Signature Moves:</w:t>
        </w:r>
      </w:ins>
    </w:p>
    <w:p w14:paraId="70741DEF" w14:textId="147E07DA" w:rsidR="00975EE4" w:rsidRDefault="00975EE4" w:rsidP="00975EE4">
      <w:pPr>
        <w:numPr>
          <w:ilvl w:val="1"/>
          <w:numId w:val="11"/>
        </w:numPr>
        <w:spacing w:after="0"/>
        <w:jc w:val="both"/>
        <w:rPr>
          <w:ins w:id="169" w:author="Microsoft Word" w:date="2026-03-08T11:04:00Z" w16du:dateUtc="2026-03-08T04:04:00Z"/>
          <w:rFonts w:ascii="Comic Sans MS" w:hAnsi="Comic Sans MS"/>
        </w:rPr>
      </w:pPr>
      <w:ins w:id="170" w:author="Microsoft Word" w:date="2026-03-08T11:04:00Z" w16du:dateUtc="2026-03-08T04:04:00Z">
        <w:r w:rsidRPr="00975EE4">
          <w:rPr>
            <w:rFonts w:ascii="Comic Sans MS" w:hAnsi="Comic Sans MS"/>
            <w:b/>
            <w:bCs/>
          </w:rPr>
          <w:t>Eclipse Scythes:</w:t>
        </w:r>
        <w:r>
          <w:rPr>
            <w:rFonts w:ascii="Comic Sans MS" w:hAnsi="Comic Sans MS"/>
          </w:rPr>
          <w:t xml:space="preserve"> </w:t>
        </w:r>
        <w:proofErr w:type="spellStart"/>
        <w:r w:rsidRPr="00975EE4">
          <w:rPr>
            <w:rFonts w:ascii="Comic Sans MS" w:hAnsi="Comic Sans MS"/>
          </w:rPr>
          <w:t>Supra's</w:t>
        </w:r>
        <w:proofErr w:type="spellEnd"/>
        <w:r w:rsidRPr="00975EE4">
          <w:rPr>
            <w:rFonts w:ascii="Comic Sans MS" w:hAnsi="Comic Sans MS"/>
          </w:rPr>
          <w:t xml:space="preserve"> signature weapons — dual scythes forged from red lightning wrapped in solar energy. They hum at a frequency that destabilizes matter on contact. Supra wields them with zero wasted movement, each swing calculated to be the last one necessary.</w:t>
        </w:r>
      </w:ins>
    </w:p>
    <w:p w14:paraId="557E7814" w14:textId="77777777" w:rsidR="00975EE4" w:rsidRDefault="00975EE4" w:rsidP="00975EE4">
      <w:pPr>
        <w:numPr>
          <w:ilvl w:val="1"/>
          <w:numId w:val="11"/>
        </w:numPr>
        <w:spacing w:after="0"/>
        <w:jc w:val="both"/>
        <w:rPr>
          <w:ins w:id="171" w:author="Microsoft Word" w:date="2026-03-08T11:04:00Z" w16du:dateUtc="2026-03-08T04:04:00Z"/>
          <w:rFonts w:ascii="Comic Sans MS" w:hAnsi="Comic Sans MS"/>
        </w:rPr>
      </w:pPr>
      <w:ins w:id="172" w:author="Microsoft Word" w:date="2026-03-08T11:04:00Z" w16du:dateUtc="2026-03-08T04:04:00Z">
        <w:r w:rsidRPr="00975EE4">
          <w:rPr>
            <w:rFonts w:ascii="Comic Sans MS" w:hAnsi="Comic Sans MS"/>
            <w:b/>
            <w:bCs/>
          </w:rPr>
          <w:t xml:space="preserve">Lightspeed Execution: </w:t>
        </w:r>
        <w:r w:rsidRPr="00975EE4">
          <w:rPr>
            <w:rFonts w:ascii="Comic Sans MS" w:hAnsi="Comic Sans MS"/>
          </w:rPr>
          <w:t>Supra combines Light Jump's instantaneous travel with Thunderstorm's flash-step — the result is movement that doesn't register as movement at all. They are simply somewhere else, and then they are behind you, and the scythes have already moved. Witnesses describe it as watching an outcome without seeing a cause.</w:t>
        </w:r>
      </w:ins>
    </w:p>
    <w:p w14:paraId="310CA5C2" w14:textId="4FB95851" w:rsidR="00975EE4" w:rsidRPr="00975EE4" w:rsidRDefault="00975EE4" w:rsidP="00975EE4">
      <w:pPr>
        <w:numPr>
          <w:ilvl w:val="1"/>
          <w:numId w:val="11"/>
        </w:numPr>
        <w:jc w:val="both"/>
        <w:rPr>
          <w:ins w:id="173" w:author="Microsoft Word" w:date="2026-03-08T11:04:00Z" w16du:dateUtc="2026-03-08T04:04:00Z"/>
          <w:rFonts w:ascii="Comic Sans MS" w:hAnsi="Comic Sans MS"/>
        </w:rPr>
      </w:pPr>
      <w:ins w:id="174" w:author="Microsoft Word" w:date="2026-03-08T11:04:00Z" w16du:dateUtc="2026-03-08T04:04:00Z">
        <w:r w:rsidRPr="00975EE4">
          <w:rPr>
            <w:rFonts w:ascii="Comic Sans MS" w:hAnsi="Comic Sans MS"/>
            <w:b/>
            <w:bCs/>
          </w:rPr>
          <w:t xml:space="preserve">Supernova Drive: </w:t>
        </w:r>
        <w:r w:rsidRPr="00975EE4">
          <w:rPr>
            <w:rFonts w:ascii="Comic Sans MS" w:hAnsi="Comic Sans MS"/>
          </w:rPr>
          <w:t>Supra charges both scythes with the full output of solar and lightning energy, then releases everything in a single, forward-directed explosion of red and white destruction. The blast radius is catastrophic. Supra fires it at exactly the angle they calculated three exchanges ago. They have already turned away before it lands.</w:t>
        </w:r>
      </w:ins>
    </w:p>
    <w:p w14:paraId="4BE397CE" w14:textId="4F470996" w:rsidR="000E24EC" w:rsidRPr="00975EE4" w:rsidRDefault="000E24EC" w:rsidP="00975EE4">
      <w:pPr>
        <w:jc w:val="both"/>
        <w:rPr>
          <w:rFonts w:ascii="Comic Sans MS" w:hAnsi="Comic Sans MS"/>
          <w:b/>
          <w:bCs/>
        </w:rPr>
      </w:pPr>
      <w:r w:rsidRPr="00975EE4">
        <w:rPr>
          <w:rFonts w:ascii="Comic Sans MS" w:hAnsi="Comic Sans MS"/>
          <w:b/>
          <w:bCs/>
        </w:rPr>
        <w:t>4. Sor</w:t>
      </w:r>
      <w:r w:rsidR="00AF58E9" w:rsidRPr="00975EE4">
        <w:rPr>
          <w:rFonts w:ascii="Comic Sans MS" w:hAnsi="Comic Sans MS"/>
          <w:b/>
          <w:bCs/>
        </w:rPr>
        <w:t>n Hayami</w:t>
      </w:r>
    </w:p>
    <w:p w14:paraId="7543A308" w14:textId="15218916" w:rsidR="000E24EC" w:rsidRPr="000E24EC" w:rsidRDefault="000E24EC" w:rsidP="00412EC6">
      <w:pPr>
        <w:numPr>
          <w:ilvl w:val="0"/>
          <w:numId w:val="12"/>
        </w:numPr>
        <w:jc w:val="both"/>
        <w:rPr>
          <w:rFonts w:ascii="Comic Sans MS" w:hAnsi="Comic Sans MS"/>
        </w:rPr>
      </w:pPr>
      <w:r w:rsidRPr="000E24EC">
        <w:rPr>
          <w:rFonts w:ascii="Comic Sans MS" w:hAnsi="Comic Sans MS"/>
          <w:b/>
          <w:bCs/>
        </w:rPr>
        <w:t>Components:</w:t>
      </w:r>
      <w:r w:rsidRPr="000E24EC">
        <w:rPr>
          <w:rFonts w:ascii="Comic Sans MS" w:hAnsi="Comic Sans MS"/>
        </w:rPr>
        <w:t xml:space="preserve"> </w:t>
      </w:r>
      <w:r w:rsidRPr="000E24EC">
        <w:rPr>
          <w:rFonts w:ascii="Comic Sans MS" w:hAnsi="Comic Sans MS"/>
          <w:b/>
          <w:bCs/>
        </w:rPr>
        <w:t>Solar</w:t>
      </w:r>
      <w:r w:rsidRPr="000E24EC">
        <w:rPr>
          <w:rFonts w:ascii="Comic Sans MS" w:hAnsi="Comic Sans MS"/>
        </w:rPr>
        <w:t xml:space="preserve"> + </w:t>
      </w:r>
      <w:r w:rsidRPr="000E24EC">
        <w:rPr>
          <w:rFonts w:ascii="Comic Sans MS" w:hAnsi="Comic Sans MS"/>
          <w:b/>
          <w:bCs/>
        </w:rPr>
        <w:t>Thorn</w:t>
      </w:r>
      <w:r w:rsidRPr="000E24EC">
        <w:rPr>
          <w:rFonts w:ascii="Comic Sans MS" w:hAnsi="Comic Sans MS"/>
        </w:rPr>
        <w:t>.</w:t>
      </w:r>
    </w:p>
    <w:p w14:paraId="3ED26B02" w14:textId="4BF1C4D8" w:rsidR="000E24EC" w:rsidRPr="000E24EC" w:rsidRDefault="000E24EC" w:rsidP="00975EE4">
      <w:pPr>
        <w:numPr>
          <w:ilvl w:val="0"/>
          <w:numId w:val="12"/>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Photosynthesis (Light feeding the Plant).</w:t>
      </w:r>
    </w:p>
    <w:p w14:paraId="2960045E" w14:textId="73479475" w:rsidR="000E24EC" w:rsidRPr="000E24EC" w:rsidRDefault="000E24EC" w:rsidP="00412EC6">
      <w:pPr>
        <w:numPr>
          <w:ilvl w:val="0"/>
          <w:numId w:val="12"/>
        </w:numPr>
        <w:jc w:val="both"/>
        <w:rPr>
          <w:rFonts w:ascii="Comic Sans MS" w:hAnsi="Comic Sans MS"/>
        </w:rPr>
      </w:pPr>
      <w:r w:rsidRPr="000E24EC">
        <w:rPr>
          <w:rFonts w:ascii="Comic Sans MS" w:hAnsi="Comic Sans MS"/>
          <w:b/>
          <w:bCs/>
        </w:rPr>
        <w:t>Abilities:</w:t>
      </w:r>
      <w:r w:rsidRPr="000E24EC">
        <w:rPr>
          <w:rFonts w:ascii="Comic Sans MS" w:hAnsi="Comic Sans MS"/>
        </w:rPr>
        <w:t xml:space="preserve"> High-speed vine attacks.</w:t>
      </w:r>
      <w:r>
        <w:rPr>
          <w:rFonts w:ascii="Comic Sans MS" w:hAnsi="Comic Sans MS"/>
        </w:rPr>
        <w:t xml:space="preserve"> they </w:t>
      </w:r>
      <w:r w:rsidRPr="000E24EC">
        <w:rPr>
          <w:rFonts w:ascii="Comic Sans MS" w:hAnsi="Comic Sans MS"/>
        </w:rPr>
        <w:t>use Solar's light to make Thorn's plants grow instantly to kaiju-sizes.</w:t>
      </w:r>
    </w:p>
    <w:p w14:paraId="63945F6A" w14:textId="3AED4A24" w:rsidR="000E24EC" w:rsidRDefault="000E24EC" w:rsidP="00412EC6">
      <w:pPr>
        <w:numPr>
          <w:ilvl w:val="0"/>
          <w:numId w:val="12"/>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This form is apologetic;</w:t>
      </w:r>
      <w:r>
        <w:rPr>
          <w:rFonts w:ascii="Comic Sans MS" w:hAnsi="Comic Sans MS"/>
        </w:rPr>
        <w:t xml:space="preserve"> they </w:t>
      </w:r>
      <w:proofErr w:type="gramStart"/>
      <w:r w:rsidRPr="000E24EC">
        <w:rPr>
          <w:rFonts w:ascii="Comic Sans MS" w:hAnsi="Comic Sans MS"/>
        </w:rPr>
        <w:t>hurts</w:t>
      </w:r>
      <w:proofErr w:type="gramEnd"/>
      <w:r w:rsidRPr="000E24EC">
        <w:rPr>
          <w:rFonts w:ascii="Comic Sans MS" w:hAnsi="Comic Sans MS"/>
        </w:rPr>
        <w:t xml:space="preserve"> you badly while profusely apologizing for </w:t>
      </w:r>
      <w:proofErr w:type="spellStart"/>
      <w:proofErr w:type="gramStart"/>
      <w:r w:rsidRPr="000E24EC">
        <w:rPr>
          <w:rFonts w:ascii="Comic Sans MS" w:hAnsi="Comic Sans MS"/>
        </w:rPr>
        <w:t>it.</w:t>
      </w:r>
      <w:ins w:id="175" w:author="Microsoft Word" w:date="2026-03-08T11:04:00Z" w16du:dateUtc="2026-03-08T04:04:00Z">
        <w:r w:rsidRPr="000E24EC">
          <w:rPr>
            <w:rFonts w:ascii="Comic Sans MS" w:hAnsi="Comic Sans MS"/>
            <w:b/>
            <w:bCs/>
          </w:rPr>
          <w:t>Personality</w:t>
        </w:r>
        <w:proofErr w:type="spellEnd"/>
        <w:proofErr w:type="gramEnd"/>
        <w:r w:rsidRPr="000E24EC">
          <w:rPr>
            <w:rFonts w:ascii="Comic Sans MS" w:hAnsi="Comic Sans MS"/>
            <w:b/>
            <w:bCs/>
          </w:rPr>
          <w:t>:</w:t>
        </w:r>
        <w:r w:rsidRPr="000E24EC">
          <w:rPr>
            <w:rFonts w:ascii="Comic Sans MS" w:hAnsi="Comic Sans MS"/>
          </w:rPr>
          <w:t xml:space="preserve"> </w:t>
        </w:r>
        <w:r w:rsidR="00975EE4" w:rsidRPr="00975EE4">
          <w:rPr>
            <w:rFonts w:ascii="Comic Sans MS" w:hAnsi="Comic Sans MS"/>
          </w:rPr>
          <w:t xml:space="preserve">Solar's arrogant genius merges with Thorn's naive, childlike innocence — the result is deeply disarming and somehow more </w:t>
        </w:r>
        <w:r w:rsidR="00975EE4" w:rsidRPr="00975EE4">
          <w:rPr>
            <w:rFonts w:ascii="Comic Sans MS" w:hAnsi="Comic Sans MS"/>
          </w:rPr>
          <w:lastRenderedPageBreak/>
          <w:t>unsettling than either alone. Sorn speaks gently, moves gracefully, and genuinely seems sorry about what they're doing to you. The intelligence is real.</w:t>
        </w:r>
        <w:r w:rsidR="00975EE4">
          <w:rPr>
            <w:rFonts w:ascii="Comic Sans MS" w:hAnsi="Comic Sans MS"/>
          </w:rPr>
          <w:t xml:space="preserve"> The “sorry” feeling is sarcastic and condescending.</w:t>
        </w:r>
      </w:ins>
    </w:p>
    <w:p w14:paraId="0E901F84" w14:textId="66D34EF9" w:rsidR="00975EE4" w:rsidRDefault="00975EE4" w:rsidP="00412EC6">
      <w:pPr>
        <w:numPr>
          <w:ilvl w:val="0"/>
          <w:numId w:val="12"/>
        </w:numPr>
        <w:jc w:val="both"/>
        <w:rPr>
          <w:ins w:id="176" w:author="Microsoft Word" w:date="2026-03-08T11:04:00Z" w16du:dateUtc="2026-03-08T04:04:00Z"/>
          <w:rFonts w:ascii="Comic Sans MS" w:hAnsi="Comic Sans MS"/>
        </w:rPr>
      </w:pPr>
      <w:ins w:id="177" w:author="Microsoft Word" w:date="2026-03-08T11:04:00Z" w16du:dateUtc="2026-03-08T04:04:00Z">
        <w:r>
          <w:rPr>
            <w:rFonts w:ascii="Comic Sans MS" w:hAnsi="Comic Sans MS"/>
            <w:b/>
            <w:bCs/>
          </w:rPr>
          <w:t>Signature Moves:</w:t>
        </w:r>
      </w:ins>
    </w:p>
    <w:p w14:paraId="7F1743BB" w14:textId="77777777" w:rsidR="00975EE4" w:rsidRDefault="00975EE4" w:rsidP="00975EE4">
      <w:pPr>
        <w:numPr>
          <w:ilvl w:val="1"/>
          <w:numId w:val="12"/>
        </w:numPr>
        <w:spacing w:after="0"/>
        <w:jc w:val="both"/>
        <w:rPr>
          <w:ins w:id="178" w:author="Microsoft Word" w:date="2026-03-08T11:04:00Z" w16du:dateUtc="2026-03-08T04:04:00Z"/>
          <w:rFonts w:ascii="Comic Sans MS" w:hAnsi="Comic Sans MS"/>
        </w:rPr>
      </w:pPr>
      <w:ins w:id="179" w:author="Microsoft Word" w:date="2026-03-08T11:04:00Z" w16du:dateUtc="2026-03-08T04:04:00Z">
        <w:r w:rsidRPr="00975EE4">
          <w:rPr>
            <w:rFonts w:ascii="Comic Sans MS" w:hAnsi="Comic Sans MS"/>
            <w:b/>
            <w:bCs/>
          </w:rPr>
          <w:t>Solar Feed</w:t>
        </w:r>
        <w:r>
          <w:rPr>
            <w:rFonts w:ascii="Comic Sans MS" w:hAnsi="Comic Sans MS"/>
            <w:b/>
            <w:bCs/>
          </w:rPr>
          <w:t xml:space="preserve">: </w:t>
        </w:r>
        <w:r w:rsidRPr="00975EE4">
          <w:rPr>
            <w:rFonts w:ascii="Comic Sans MS" w:hAnsi="Comic Sans MS"/>
          </w:rPr>
          <w:t>Sorn floods a target area with concentrated solar light directed into the ground — plants erupt instantly, accelerated to kaiju-scale in seconds. Massive roots, towering carnivorous flora, walls of thorned growth — all summoned with a gentle wave of the hand and a murmured apology.</w:t>
        </w:r>
      </w:ins>
    </w:p>
    <w:p w14:paraId="70E0F608" w14:textId="77777777" w:rsidR="00975EE4" w:rsidRDefault="00975EE4" w:rsidP="00975EE4">
      <w:pPr>
        <w:numPr>
          <w:ilvl w:val="1"/>
          <w:numId w:val="12"/>
        </w:numPr>
        <w:spacing w:after="0"/>
        <w:jc w:val="both"/>
        <w:rPr>
          <w:ins w:id="180" w:author="Microsoft Word" w:date="2026-03-08T11:04:00Z" w16du:dateUtc="2026-03-08T04:04:00Z"/>
          <w:rFonts w:ascii="Comic Sans MS" w:hAnsi="Comic Sans MS"/>
        </w:rPr>
      </w:pPr>
      <w:ins w:id="181" w:author="Microsoft Word" w:date="2026-03-08T11:04:00Z" w16du:dateUtc="2026-03-08T04:04:00Z">
        <w:r w:rsidRPr="00975EE4">
          <w:rPr>
            <w:rFonts w:ascii="Comic Sans MS" w:hAnsi="Comic Sans MS"/>
            <w:b/>
            <w:bCs/>
          </w:rPr>
          <w:t>Photon Vine Whip</w:t>
        </w:r>
        <w:r>
          <w:rPr>
            <w:rFonts w:ascii="Comic Sans MS" w:hAnsi="Comic Sans MS"/>
            <w:b/>
            <w:bCs/>
          </w:rPr>
          <w:t>:</w:t>
        </w:r>
        <w:r>
          <w:rPr>
            <w:rFonts w:ascii="Comic Sans MS" w:hAnsi="Comic Sans MS"/>
          </w:rPr>
          <w:t xml:space="preserve"> </w:t>
        </w:r>
        <w:r w:rsidRPr="00975EE4">
          <w:rPr>
            <w:rFonts w:ascii="Comic Sans MS" w:hAnsi="Comic Sans MS"/>
          </w:rPr>
          <w:t>Sorn manifests vines threaded with solar energy — they move at light-enhanced speed, extending across vast distances instantly. On contact they burn and constrict simultaneously. Sorn uses them with elegant, flowing precision while quietly expressing regret about the whole situation.</w:t>
        </w:r>
      </w:ins>
    </w:p>
    <w:p w14:paraId="5EEBBFAF" w14:textId="47298D90" w:rsidR="00975EE4" w:rsidRPr="000E24EC" w:rsidRDefault="00975EE4" w:rsidP="00975EE4">
      <w:pPr>
        <w:numPr>
          <w:ilvl w:val="1"/>
          <w:numId w:val="12"/>
        </w:numPr>
        <w:jc w:val="both"/>
        <w:rPr>
          <w:ins w:id="182" w:author="Microsoft Word" w:date="2026-03-08T11:04:00Z" w16du:dateUtc="2026-03-08T04:04:00Z"/>
          <w:rFonts w:ascii="Comic Sans MS" w:hAnsi="Comic Sans MS"/>
        </w:rPr>
      </w:pPr>
      <w:ins w:id="183" w:author="Microsoft Word" w:date="2026-03-08T11:04:00Z" w16du:dateUtc="2026-03-08T04:04:00Z">
        <w:r w:rsidRPr="00975EE4">
          <w:rPr>
            <w:rFonts w:ascii="Comic Sans MS" w:hAnsi="Comic Sans MS"/>
            <w:b/>
            <w:bCs/>
          </w:rPr>
          <w:t>Overgrowth Eclipse</w:t>
        </w:r>
        <w:r>
          <w:rPr>
            <w:rFonts w:ascii="Comic Sans MS" w:hAnsi="Comic Sans MS"/>
            <w:b/>
            <w:bCs/>
          </w:rPr>
          <w:t>:</w:t>
        </w:r>
        <w:r>
          <w:rPr>
            <w:rFonts w:ascii="Comic Sans MS" w:hAnsi="Comic Sans MS"/>
          </w:rPr>
          <w:t xml:space="preserve"> </w:t>
        </w:r>
        <w:r w:rsidRPr="00975EE4">
          <w:rPr>
            <w:rFonts w:ascii="Comic Sans MS" w:hAnsi="Comic Sans MS"/>
          </w:rPr>
          <w:t>Sorn's most overwhelming move. They release a pulse of solar energy into the surrounding terrain, triggering an explosive, uncontrolled bloom — every plant in the area grows to monstrous size simultaneously, erupting through the ground, tearing through structures, consuming the battlefield in seconds. Sorn watches it happen with wide, apologetic eyes. "I really am sorry about this."</w:t>
        </w:r>
      </w:ins>
    </w:p>
    <w:p w14:paraId="4E1D5A78" w14:textId="4DE805ED" w:rsidR="000E24EC" w:rsidRPr="000E24EC" w:rsidRDefault="000E24EC" w:rsidP="00412EC6">
      <w:pPr>
        <w:jc w:val="both"/>
        <w:rPr>
          <w:rFonts w:ascii="Comic Sans MS" w:hAnsi="Comic Sans MS"/>
          <w:b/>
          <w:bCs/>
        </w:rPr>
      </w:pPr>
      <w:r w:rsidRPr="000E24EC">
        <w:rPr>
          <w:rFonts w:ascii="Comic Sans MS" w:hAnsi="Comic Sans MS"/>
          <w:b/>
          <w:bCs/>
        </w:rPr>
        <w:t xml:space="preserve">5. </w:t>
      </w:r>
      <w:r w:rsidR="00AF58E9">
        <w:rPr>
          <w:rFonts w:ascii="Comic Sans MS" w:hAnsi="Comic Sans MS"/>
          <w:b/>
          <w:bCs/>
        </w:rPr>
        <w:t>Rumble</w:t>
      </w:r>
      <w:r w:rsidR="00AF58E9" w:rsidRPr="00AF58E9">
        <w:rPr>
          <w:rFonts w:ascii="Comic Sans MS" w:hAnsi="Comic Sans MS"/>
          <w:b/>
          <w:bCs/>
        </w:rPr>
        <w:t xml:space="preserve"> </w:t>
      </w:r>
      <w:r w:rsidR="00AF58E9">
        <w:rPr>
          <w:rFonts w:ascii="Comic Sans MS" w:hAnsi="Comic Sans MS"/>
          <w:b/>
          <w:bCs/>
        </w:rPr>
        <w:t>Hayami</w:t>
      </w:r>
    </w:p>
    <w:p w14:paraId="57249C30" w14:textId="4E7369F6" w:rsidR="000E24EC" w:rsidRPr="000E24EC" w:rsidRDefault="000E24EC" w:rsidP="00412EC6">
      <w:pPr>
        <w:numPr>
          <w:ilvl w:val="0"/>
          <w:numId w:val="13"/>
        </w:numPr>
        <w:jc w:val="both"/>
        <w:rPr>
          <w:rFonts w:ascii="Comic Sans MS" w:hAnsi="Comic Sans MS"/>
        </w:rPr>
      </w:pPr>
      <w:r w:rsidRPr="000E24EC">
        <w:rPr>
          <w:rFonts w:ascii="Comic Sans MS" w:hAnsi="Comic Sans MS"/>
          <w:b/>
          <w:bCs/>
        </w:rPr>
        <w:t>Components:</w:t>
      </w:r>
      <w:r w:rsidRPr="000E24EC">
        <w:rPr>
          <w:rFonts w:ascii="Comic Sans MS" w:hAnsi="Comic Sans MS"/>
        </w:rPr>
        <w:t xml:space="preserve"> </w:t>
      </w:r>
      <w:r w:rsidRPr="000E24EC">
        <w:rPr>
          <w:rFonts w:ascii="Comic Sans MS" w:hAnsi="Comic Sans MS"/>
          <w:b/>
          <w:bCs/>
        </w:rPr>
        <w:t>Earthquake</w:t>
      </w:r>
      <w:r w:rsidRPr="000E24EC">
        <w:rPr>
          <w:rFonts w:ascii="Comic Sans MS" w:hAnsi="Comic Sans MS"/>
        </w:rPr>
        <w:t xml:space="preserve"> + </w:t>
      </w:r>
      <w:r w:rsidRPr="000E24EC">
        <w:rPr>
          <w:rFonts w:ascii="Comic Sans MS" w:hAnsi="Comic Sans MS"/>
          <w:b/>
          <w:bCs/>
        </w:rPr>
        <w:t>Thunderstorm</w:t>
      </w:r>
      <w:r w:rsidR="00AF58E9">
        <w:rPr>
          <w:rFonts w:ascii="Comic Sans MS" w:hAnsi="Comic Sans MS"/>
          <w:b/>
          <w:bCs/>
        </w:rPr>
        <w:t>.</w:t>
      </w:r>
    </w:p>
    <w:p w14:paraId="3288BB2D" w14:textId="77777777" w:rsidR="000E24EC" w:rsidRPr="000E24EC" w:rsidRDefault="000E24EC" w:rsidP="00412EC6">
      <w:pPr>
        <w:numPr>
          <w:ilvl w:val="0"/>
          <w:numId w:val="13"/>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The "Hard" elements.</w:t>
      </w:r>
    </w:p>
    <w:p w14:paraId="428169BD" w14:textId="224EC7E6" w:rsidR="000E24EC" w:rsidRPr="000E24EC" w:rsidRDefault="000E24EC" w:rsidP="00412EC6">
      <w:pPr>
        <w:numPr>
          <w:ilvl w:val="0"/>
          <w:numId w:val="13"/>
        </w:numPr>
        <w:jc w:val="both"/>
        <w:rPr>
          <w:rFonts w:ascii="Comic Sans MS" w:hAnsi="Comic Sans MS"/>
        </w:rPr>
      </w:pPr>
      <w:r w:rsidRPr="000E24EC">
        <w:rPr>
          <w:rFonts w:ascii="Comic Sans MS" w:hAnsi="Comic Sans MS"/>
          <w:b/>
          <w:bCs/>
        </w:rPr>
        <w:t>Abilities:</w:t>
      </w:r>
      <w:r>
        <w:rPr>
          <w:rFonts w:ascii="Comic Sans MS" w:hAnsi="Comic Sans MS"/>
        </w:rPr>
        <w:t xml:space="preserve"> </w:t>
      </w:r>
      <w:proofErr w:type="spellStart"/>
      <w:r>
        <w:rPr>
          <w:rFonts w:ascii="Comic Sans MS" w:hAnsi="Comic Sans MS"/>
        </w:rPr>
        <w:t>they</w:t>
      </w:r>
      <w:ins w:id="184" w:author="Microsoft Word" w:date="2026-03-08T11:04:00Z" w16du:dateUtc="2026-03-08T04:04:00Z">
        <w:r w:rsidR="00275D83">
          <w:rPr>
            <w:rFonts w:ascii="Comic Sans MS" w:hAnsi="Comic Sans MS"/>
          </w:rPr>
          <w:t>T</w:t>
        </w:r>
        <w:r>
          <w:rPr>
            <w:rFonts w:ascii="Comic Sans MS" w:hAnsi="Comic Sans MS"/>
          </w:rPr>
          <w:t>hey</w:t>
        </w:r>
      </w:ins>
      <w:proofErr w:type="spellEnd"/>
      <w:r>
        <w:rPr>
          <w:rFonts w:ascii="Comic Sans MS" w:hAnsi="Comic Sans MS"/>
        </w:rPr>
        <w:t xml:space="preserve"> </w:t>
      </w:r>
      <w:r w:rsidRPr="000E24EC">
        <w:rPr>
          <w:rFonts w:ascii="Comic Sans MS" w:hAnsi="Comic Sans MS"/>
        </w:rPr>
        <w:t>wield a massive hammer. The weight of Earth combined with the speed of Lightning creates a devastating impact force.</w:t>
      </w:r>
    </w:p>
    <w:p w14:paraId="79C260EE" w14:textId="47819423" w:rsidR="000E24EC" w:rsidRDefault="000E24EC" w:rsidP="00412EC6">
      <w:pPr>
        <w:numPr>
          <w:ilvl w:val="0"/>
          <w:numId w:val="13"/>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00114325">
        <w:rPr>
          <w:rFonts w:ascii="Comic Sans MS" w:hAnsi="Comic Sans MS"/>
        </w:rPr>
        <w:t>“</w:t>
      </w:r>
      <w:r w:rsidRPr="000E24EC">
        <w:rPr>
          <w:rFonts w:ascii="Comic Sans MS" w:hAnsi="Comic Sans MS"/>
        </w:rPr>
        <w:t>Tremble"</w:t>
      </w:r>
      <w:r w:rsidR="00114325">
        <w:rPr>
          <w:rFonts w:ascii="Comic Sans MS" w:hAnsi="Comic Sans MS"/>
        </w:rPr>
        <w:t>,</w:t>
      </w:r>
      <w:r>
        <w:rPr>
          <w:rFonts w:ascii="Comic Sans MS" w:hAnsi="Comic Sans MS"/>
        </w:rPr>
        <w:t xml:space="preserve"> they are</w:t>
      </w:r>
      <w:r w:rsidRPr="000E24EC">
        <w:rPr>
          <w:rFonts w:ascii="Comic Sans MS" w:hAnsi="Comic Sans MS"/>
        </w:rPr>
        <w:t xml:space="preserve"> intimidating, loud, and commands </w:t>
      </w:r>
      <w:proofErr w:type="spellStart"/>
      <w:proofErr w:type="gramStart"/>
      <w:r w:rsidRPr="000E24EC">
        <w:rPr>
          <w:rFonts w:ascii="Comic Sans MS" w:hAnsi="Comic Sans MS"/>
        </w:rPr>
        <w:t>fear.</w:t>
      </w:r>
      <w:ins w:id="185" w:author="Microsoft Word" w:date="2026-03-08T11:04:00Z" w16du:dateUtc="2026-03-08T04:04:00Z">
        <w:r w:rsidRPr="000E24EC">
          <w:rPr>
            <w:rFonts w:ascii="Comic Sans MS" w:hAnsi="Comic Sans MS"/>
            <w:b/>
            <w:bCs/>
          </w:rPr>
          <w:t>Personality</w:t>
        </w:r>
        <w:proofErr w:type="spellEnd"/>
        <w:proofErr w:type="gramEnd"/>
        <w:r w:rsidRPr="000E24EC">
          <w:rPr>
            <w:rFonts w:ascii="Comic Sans MS" w:hAnsi="Comic Sans MS"/>
            <w:b/>
            <w:bCs/>
          </w:rPr>
          <w:t>:</w:t>
        </w:r>
        <w:r w:rsidRPr="000E24EC">
          <w:rPr>
            <w:rFonts w:ascii="Comic Sans MS" w:hAnsi="Comic Sans MS"/>
          </w:rPr>
          <w:t xml:space="preserve"> </w:t>
        </w:r>
        <w:r w:rsidR="00112DB4" w:rsidRPr="00112DB4">
          <w:rPr>
            <w:rFonts w:ascii="Comic Sans MS" w:hAnsi="Comic Sans MS"/>
          </w:rPr>
          <w:t>Earthquake's protective, grounded authority merges with Thunderstorm's cold</w:t>
        </w:r>
        <w:r w:rsidR="00112DB4">
          <w:rPr>
            <w:rFonts w:ascii="Comic Sans MS" w:hAnsi="Comic Sans MS"/>
          </w:rPr>
          <w:t xml:space="preserve"> and </w:t>
        </w:r>
        <w:r w:rsidR="00112DB4" w:rsidRPr="00112DB4">
          <w:rPr>
            <w:rFonts w:ascii="Comic Sans MS" w:hAnsi="Comic Sans MS"/>
          </w:rPr>
          <w:t xml:space="preserve">precision — the result is someone who commands absolute fear without performing it. Rumble is not loud because they are angry. Rumble is loud because the ground shakes when they walk and lightning answers when they speak. They don't threaten — they inform. Every word </w:t>
        </w:r>
        <w:proofErr w:type="gramStart"/>
        <w:r w:rsidR="00112DB4" w:rsidRPr="00112DB4">
          <w:rPr>
            <w:rFonts w:ascii="Comic Sans MS" w:hAnsi="Comic Sans MS"/>
          </w:rPr>
          <w:t>lands</w:t>
        </w:r>
        <w:proofErr w:type="gramEnd"/>
        <w:r w:rsidR="00112DB4" w:rsidRPr="00112DB4">
          <w:rPr>
            <w:rFonts w:ascii="Comic Sans MS" w:hAnsi="Comic Sans MS"/>
          </w:rPr>
          <w:t xml:space="preserve"> like the move that follows it. Enemies don't just want to run from Rumble; they feel it in their chest that they should.</w:t>
        </w:r>
      </w:ins>
    </w:p>
    <w:p w14:paraId="26A900CA" w14:textId="546AB6E8" w:rsidR="00112DB4" w:rsidRDefault="00112DB4" w:rsidP="00412EC6">
      <w:pPr>
        <w:numPr>
          <w:ilvl w:val="0"/>
          <w:numId w:val="13"/>
        </w:numPr>
        <w:jc w:val="both"/>
        <w:rPr>
          <w:ins w:id="186" w:author="Microsoft Word" w:date="2026-03-08T11:04:00Z" w16du:dateUtc="2026-03-08T04:04:00Z"/>
          <w:rFonts w:ascii="Comic Sans MS" w:hAnsi="Comic Sans MS"/>
        </w:rPr>
      </w:pPr>
      <w:ins w:id="187" w:author="Microsoft Word" w:date="2026-03-08T11:04:00Z" w16du:dateUtc="2026-03-08T04:04:00Z">
        <w:r>
          <w:rPr>
            <w:rFonts w:ascii="Comic Sans MS" w:hAnsi="Comic Sans MS"/>
            <w:b/>
            <w:bCs/>
          </w:rPr>
          <w:t>Signature Moves:</w:t>
        </w:r>
      </w:ins>
    </w:p>
    <w:p w14:paraId="13A07731" w14:textId="77777777" w:rsidR="00112DB4" w:rsidRDefault="00112DB4" w:rsidP="00112DB4">
      <w:pPr>
        <w:numPr>
          <w:ilvl w:val="1"/>
          <w:numId w:val="13"/>
        </w:numPr>
        <w:spacing w:after="0"/>
        <w:jc w:val="both"/>
        <w:rPr>
          <w:ins w:id="188" w:author="Microsoft Word" w:date="2026-03-08T11:04:00Z" w16du:dateUtc="2026-03-08T04:04:00Z"/>
          <w:rFonts w:ascii="Comic Sans MS" w:hAnsi="Comic Sans MS"/>
        </w:rPr>
      </w:pPr>
      <w:ins w:id="189" w:author="Microsoft Word" w:date="2026-03-08T11:04:00Z" w16du:dateUtc="2026-03-08T04:04:00Z">
        <w:r w:rsidRPr="00112DB4">
          <w:rPr>
            <w:rFonts w:ascii="Comic Sans MS" w:hAnsi="Comic Sans MS"/>
            <w:b/>
            <w:bCs/>
          </w:rPr>
          <w:t>Thunder Hammer</w:t>
        </w:r>
        <w:r>
          <w:rPr>
            <w:rFonts w:ascii="Comic Sans MS" w:hAnsi="Comic Sans MS"/>
            <w:b/>
            <w:bCs/>
          </w:rPr>
          <w:t xml:space="preserve">: </w:t>
        </w:r>
        <w:r w:rsidRPr="00112DB4">
          <w:rPr>
            <w:rFonts w:ascii="Comic Sans MS" w:hAnsi="Comic Sans MS"/>
          </w:rPr>
          <w:t>Rumble's signature weapon — a massive hammer crackling with embedded red lightning. The weight of compressed earth gives each swing tectonic force; the lightning discharges on impact, sending a shockwave that combines seismic and electrical damage simultaneously. One hit changes the fight.</w:t>
        </w:r>
      </w:ins>
    </w:p>
    <w:p w14:paraId="5A5B8FA2" w14:textId="77777777" w:rsidR="00112DB4" w:rsidRDefault="00112DB4" w:rsidP="00112DB4">
      <w:pPr>
        <w:numPr>
          <w:ilvl w:val="1"/>
          <w:numId w:val="13"/>
        </w:numPr>
        <w:spacing w:after="0"/>
        <w:jc w:val="both"/>
        <w:rPr>
          <w:ins w:id="190" w:author="Microsoft Word" w:date="2026-03-08T11:04:00Z" w16du:dateUtc="2026-03-08T04:04:00Z"/>
          <w:rFonts w:ascii="Comic Sans MS" w:hAnsi="Comic Sans MS"/>
        </w:rPr>
      </w:pPr>
      <w:ins w:id="191" w:author="Microsoft Word" w:date="2026-03-08T11:04:00Z" w16du:dateUtc="2026-03-08T04:04:00Z">
        <w:r w:rsidRPr="00112DB4">
          <w:rPr>
            <w:rFonts w:ascii="Comic Sans MS" w:hAnsi="Comic Sans MS"/>
            <w:b/>
            <w:bCs/>
          </w:rPr>
          <w:t>Seismic Bolt</w:t>
        </w:r>
        <w:r>
          <w:rPr>
            <w:rFonts w:ascii="Comic Sans MS" w:hAnsi="Comic Sans MS"/>
            <w:b/>
            <w:bCs/>
          </w:rPr>
          <w:t>:</w:t>
        </w:r>
        <w:r>
          <w:rPr>
            <w:rFonts w:ascii="Comic Sans MS" w:hAnsi="Comic Sans MS"/>
          </w:rPr>
          <w:t xml:space="preserve"> </w:t>
        </w:r>
        <w:r w:rsidRPr="00112DB4">
          <w:rPr>
            <w:rFonts w:ascii="Comic Sans MS" w:hAnsi="Comic Sans MS"/>
          </w:rPr>
          <w:t>Rumble drives the hammer into the ground, sending a fissure racing toward the target — when it reaches them, a pillar of red lightning erupts from the crack directly beneath their feet. Earth and lightning arriving from the same source, at the same moment, from below.</w:t>
        </w:r>
      </w:ins>
    </w:p>
    <w:p w14:paraId="7A526000" w14:textId="77777777" w:rsidR="00112DB4" w:rsidRPr="00112DB4" w:rsidRDefault="00112DB4" w:rsidP="00412EC6">
      <w:pPr>
        <w:numPr>
          <w:ilvl w:val="1"/>
          <w:numId w:val="13"/>
        </w:numPr>
        <w:jc w:val="both"/>
        <w:rPr>
          <w:ins w:id="192" w:author="Microsoft Word" w:date="2026-03-08T11:04:00Z" w16du:dateUtc="2026-03-08T04:04:00Z"/>
          <w:rFonts w:ascii="Comic Sans MS" w:hAnsi="Comic Sans MS"/>
          <w:b/>
          <w:bCs/>
        </w:rPr>
      </w:pPr>
      <w:ins w:id="193" w:author="Microsoft Word" w:date="2026-03-08T11:04:00Z" w16du:dateUtc="2026-03-08T04:04:00Z">
        <w:r w:rsidRPr="00112DB4">
          <w:rPr>
            <w:rFonts w:ascii="Comic Sans MS" w:hAnsi="Comic Sans MS"/>
            <w:b/>
            <w:bCs/>
          </w:rPr>
          <w:t>Tremble:</w:t>
        </w:r>
        <w:r w:rsidRPr="00112DB4">
          <w:rPr>
            <w:rFonts w:ascii="Comic Sans MS" w:hAnsi="Comic Sans MS"/>
          </w:rPr>
          <w:t xml:space="preserve"> Rumble plants both feet and releases their full combined energy into the ground — a catastrophic shockwave of seismic force laced with red lightning spreads in all directions. The ground fractures, enemies are launched, and everything within range is simultaneously struck, shaken, and scorched. </w:t>
        </w:r>
      </w:ins>
    </w:p>
    <w:p w14:paraId="310D9288" w14:textId="2687BAB6" w:rsidR="000E24EC" w:rsidRPr="00112DB4" w:rsidRDefault="000E24EC" w:rsidP="00112DB4">
      <w:pPr>
        <w:jc w:val="both"/>
        <w:rPr>
          <w:rFonts w:ascii="Comic Sans MS" w:hAnsi="Comic Sans MS"/>
          <w:b/>
          <w:bCs/>
        </w:rPr>
      </w:pPr>
      <w:r w:rsidRPr="00112DB4">
        <w:rPr>
          <w:rFonts w:ascii="Comic Sans MS" w:hAnsi="Comic Sans MS"/>
          <w:b/>
          <w:bCs/>
        </w:rPr>
        <w:t xml:space="preserve">6. </w:t>
      </w:r>
      <w:proofErr w:type="spellStart"/>
      <w:r w:rsidR="00114325" w:rsidRPr="00112DB4">
        <w:rPr>
          <w:rFonts w:ascii="Comic Sans MS" w:hAnsi="Comic Sans MS"/>
          <w:b/>
          <w:bCs/>
        </w:rPr>
        <w:t>Cyclar</w:t>
      </w:r>
      <w:proofErr w:type="spellEnd"/>
      <w:r w:rsidR="00114325" w:rsidRPr="00112DB4">
        <w:rPr>
          <w:rFonts w:ascii="Comic Sans MS" w:hAnsi="Comic Sans MS"/>
          <w:b/>
          <w:bCs/>
        </w:rPr>
        <w:t xml:space="preserve"> Hayami</w:t>
      </w:r>
    </w:p>
    <w:p w14:paraId="70BB3FD9" w14:textId="1C297B34" w:rsidR="000E24EC" w:rsidRPr="000E24EC" w:rsidRDefault="000E24EC" w:rsidP="00412EC6">
      <w:pPr>
        <w:numPr>
          <w:ilvl w:val="0"/>
          <w:numId w:val="14"/>
        </w:numPr>
        <w:jc w:val="both"/>
        <w:rPr>
          <w:rFonts w:ascii="Comic Sans MS" w:hAnsi="Comic Sans MS"/>
        </w:rPr>
      </w:pPr>
      <w:r w:rsidRPr="000E24EC">
        <w:rPr>
          <w:rFonts w:ascii="Comic Sans MS" w:hAnsi="Comic Sans MS"/>
          <w:b/>
          <w:bCs/>
        </w:rPr>
        <w:t>Components:</w:t>
      </w:r>
      <w:r w:rsidRPr="000E24EC">
        <w:rPr>
          <w:rFonts w:ascii="Comic Sans MS" w:hAnsi="Comic Sans MS"/>
        </w:rPr>
        <w:t xml:space="preserve"> </w:t>
      </w:r>
      <w:r w:rsidRPr="000E24EC">
        <w:rPr>
          <w:rFonts w:ascii="Comic Sans MS" w:hAnsi="Comic Sans MS"/>
          <w:b/>
          <w:bCs/>
        </w:rPr>
        <w:t>Solar</w:t>
      </w:r>
      <w:r w:rsidRPr="000E24EC">
        <w:rPr>
          <w:rFonts w:ascii="Comic Sans MS" w:hAnsi="Comic Sans MS"/>
        </w:rPr>
        <w:t xml:space="preserve"> + </w:t>
      </w:r>
      <w:r w:rsidRPr="000E24EC">
        <w:rPr>
          <w:rFonts w:ascii="Comic Sans MS" w:hAnsi="Comic Sans MS"/>
          <w:b/>
          <w:bCs/>
        </w:rPr>
        <w:t>Cyclone</w:t>
      </w:r>
      <w:r w:rsidR="00114325">
        <w:rPr>
          <w:rFonts w:ascii="Comic Sans MS" w:hAnsi="Comic Sans MS"/>
          <w:b/>
          <w:bCs/>
        </w:rPr>
        <w:t>.</w:t>
      </w:r>
    </w:p>
    <w:p w14:paraId="5A8D5CDE" w14:textId="594C4001" w:rsidR="000E24EC" w:rsidRPr="000E24EC" w:rsidRDefault="000E24EC" w:rsidP="00112DB4">
      <w:pPr>
        <w:numPr>
          <w:ilvl w:val="0"/>
          <w:numId w:val="14"/>
        </w:numPr>
        <w:jc w:val="both"/>
        <w:rPr>
          <w:rFonts w:ascii="Comic Sans MS" w:hAnsi="Comic Sans MS"/>
        </w:rPr>
      </w:pPr>
      <w:r w:rsidRPr="000E24EC">
        <w:rPr>
          <w:rFonts w:ascii="Comic Sans MS" w:hAnsi="Comic Sans MS"/>
          <w:b/>
          <w:bCs/>
        </w:rPr>
        <w:t>Concept:</w:t>
      </w:r>
      <w:r w:rsidRPr="000E24EC">
        <w:rPr>
          <w:rFonts w:ascii="Comic Sans MS" w:hAnsi="Comic Sans MS"/>
        </w:rPr>
        <w:t xml:space="preserve"> Grace and Flow.</w:t>
      </w:r>
    </w:p>
    <w:p w14:paraId="7C30A65C" w14:textId="28E8BBB2" w:rsidR="000E24EC" w:rsidRPr="000E24EC" w:rsidRDefault="000E24EC" w:rsidP="00412EC6">
      <w:pPr>
        <w:numPr>
          <w:ilvl w:val="0"/>
          <w:numId w:val="14"/>
        </w:numPr>
        <w:jc w:val="both"/>
        <w:rPr>
          <w:rFonts w:ascii="Comic Sans MS" w:hAnsi="Comic Sans MS"/>
        </w:rPr>
      </w:pPr>
      <w:r w:rsidRPr="000E24EC">
        <w:rPr>
          <w:rFonts w:ascii="Comic Sans MS" w:hAnsi="Comic Sans MS"/>
          <w:b/>
          <w:bCs/>
        </w:rPr>
        <w:t>Abilities:</w:t>
      </w:r>
      <w:r>
        <w:rPr>
          <w:rFonts w:ascii="Comic Sans MS" w:hAnsi="Comic Sans MS"/>
        </w:rPr>
        <w:t xml:space="preserve"> </w:t>
      </w:r>
      <w:r w:rsidR="00114325">
        <w:rPr>
          <w:rFonts w:ascii="Comic Sans MS" w:hAnsi="Comic Sans MS"/>
        </w:rPr>
        <w:t>T</w:t>
      </w:r>
      <w:r>
        <w:rPr>
          <w:rFonts w:ascii="Comic Sans MS" w:hAnsi="Comic Sans MS"/>
        </w:rPr>
        <w:t xml:space="preserve">hey </w:t>
      </w:r>
      <w:r w:rsidRPr="000E24EC">
        <w:rPr>
          <w:rFonts w:ascii="Comic Sans MS" w:hAnsi="Comic Sans MS"/>
        </w:rPr>
        <w:t>manipulate light refraction through wind currents to create illusions and invisible strikes.</w:t>
      </w:r>
    </w:p>
    <w:p w14:paraId="716AFEF8" w14:textId="3190E7D9" w:rsidR="000E24EC" w:rsidRDefault="000E24EC" w:rsidP="00412EC6">
      <w:pPr>
        <w:numPr>
          <w:ilvl w:val="0"/>
          <w:numId w:val="14"/>
        </w:numPr>
        <w:jc w:val="both"/>
        <w:rPr>
          <w:rFonts w:ascii="Comic Sans MS" w:hAnsi="Comic Sans MS"/>
        </w:rPr>
      </w:pPr>
      <w:r w:rsidRPr="000E24EC">
        <w:rPr>
          <w:rFonts w:ascii="Comic Sans MS" w:hAnsi="Comic Sans MS"/>
          <w:b/>
          <w:bCs/>
        </w:rPr>
        <w:t>Personality:</w:t>
      </w:r>
      <w:r w:rsidRPr="000E24EC">
        <w:rPr>
          <w:rFonts w:ascii="Comic Sans MS" w:hAnsi="Comic Sans MS"/>
        </w:rPr>
        <w:t xml:space="preserve"> </w:t>
      </w:r>
      <w:r w:rsidR="00114325">
        <w:rPr>
          <w:rFonts w:ascii="Comic Sans MS" w:hAnsi="Comic Sans MS"/>
        </w:rPr>
        <w:t>T</w:t>
      </w:r>
      <w:r>
        <w:rPr>
          <w:rFonts w:ascii="Comic Sans MS" w:hAnsi="Comic Sans MS"/>
        </w:rPr>
        <w:t>hey are</w:t>
      </w:r>
      <w:r w:rsidRPr="000E24EC">
        <w:rPr>
          <w:rFonts w:ascii="Comic Sans MS" w:hAnsi="Comic Sans MS"/>
        </w:rPr>
        <w:t xml:space="preserve"> excessively well-mannered</w:t>
      </w:r>
      <w:r w:rsidR="00114325">
        <w:rPr>
          <w:rFonts w:ascii="Comic Sans MS" w:hAnsi="Comic Sans MS"/>
        </w:rPr>
        <w:t xml:space="preserve">, </w:t>
      </w:r>
      <w:r w:rsidR="00114325" w:rsidRPr="000E24EC">
        <w:rPr>
          <w:rFonts w:ascii="Comic Sans MS" w:hAnsi="Comic Sans MS"/>
        </w:rPr>
        <w:t>fights with extreme grace</w:t>
      </w:r>
      <w:r w:rsidRPr="000E24EC">
        <w:rPr>
          <w:rFonts w:ascii="Comic Sans MS" w:hAnsi="Comic Sans MS"/>
        </w:rPr>
        <w:t>, bowing before</w:t>
      </w:r>
      <w:r>
        <w:rPr>
          <w:rFonts w:ascii="Comic Sans MS" w:hAnsi="Comic Sans MS"/>
        </w:rPr>
        <w:t xml:space="preserve"> they </w:t>
      </w:r>
      <w:r w:rsidRPr="000E24EC">
        <w:rPr>
          <w:rFonts w:ascii="Comic Sans MS" w:hAnsi="Comic Sans MS"/>
        </w:rPr>
        <w:t xml:space="preserve">blast enemies </w:t>
      </w:r>
      <w:proofErr w:type="spellStart"/>
      <w:proofErr w:type="gramStart"/>
      <w:r w:rsidRPr="000E24EC">
        <w:rPr>
          <w:rFonts w:ascii="Comic Sans MS" w:hAnsi="Comic Sans MS"/>
        </w:rPr>
        <w:t>away.</w:t>
      </w:r>
      <w:ins w:id="194" w:author="Microsoft Word" w:date="2026-03-08T11:04:00Z" w16du:dateUtc="2026-03-08T04:04:00Z">
        <w:r w:rsidRPr="000E24EC">
          <w:rPr>
            <w:rFonts w:ascii="Comic Sans MS" w:hAnsi="Comic Sans MS"/>
            <w:b/>
            <w:bCs/>
          </w:rPr>
          <w:t>Personality</w:t>
        </w:r>
        <w:proofErr w:type="spellEnd"/>
        <w:proofErr w:type="gramEnd"/>
        <w:r w:rsidRPr="000E24EC">
          <w:rPr>
            <w:rFonts w:ascii="Comic Sans MS" w:hAnsi="Comic Sans MS"/>
            <w:b/>
            <w:bCs/>
          </w:rPr>
          <w:t>:</w:t>
        </w:r>
        <w:r w:rsidRPr="000E24EC">
          <w:rPr>
            <w:rFonts w:ascii="Comic Sans MS" w:hAnsi="Comic Sans MS"/>
          </w:rPr>
          <w:t xml:space="preserve"> </w:t>
        </w:r>
        <w:r w:rsidR="00112DB4" w:rsidRPr="00112DB4">
          <w:rPr>
            <w:rFonts w:ascii="Comic Sans MS" w:hAnsi="Comic Sans MS"/>
          </w:rPr>
          <w:t xml:space="preserve">Solar's arrogant, calculating genius merges with Cyclone's </w:t>
        </w:r>
        <w:r w:rsidR="00112DB4">
          <w:rPr>
            <w:rFonts w:ascii="Comic Sans MS" w:hAnsi="Comic Sans MS"/>
          </w:rPr>
          <w:t>chaotic</w:t>
        </w:r>
        <w:r w:rsidR="00112DB4" w:rsidRPr="00112DB4">
          <w:rPr>
            <w:rFonts w:ascii="Comic Sans MS" w:hAnsi="Comic Sans MS"/>
          </w:rPr>
          <w:t xml:space="preserve"> prankster energy — the result is someone who is genuinely delightful and absolutely insufferable in equal measure. </w:t>
        </w:r>
        <w:proofErr w:type="spellStart"/>
        <w:r w:rsidR="00112DB4" w:rsidRPr="00112DB4">
          <w:rPr>
            <w:rFonts w:ascii="Comic Sans MS" w:hAnsi="Comic Sans MS"/>
          </w:rPr>
          <w:t>Cyclar</w:t>
        </w:r>
        <w:proofErr w:type="spellEnd"/>
        <w:r w:rsidR="00112DB4" w:rsidRPr="00112DB4">
          <w:rPr>
            <w:rFonts w:ascii="Comic Sans MS" w:hAnsi="Comic Sans MS"/>
          </w:rPr>
          <w:t xml:space="preserve"> fights with breathtaking elegance and knows it. They </w:t>
        </w:r>
        <w:proofErr w:type="spellStart"/>
        <w:r w:rsidR="00112DB4" w:rsidRPr="00112DB4">
          <w:rPr>
            <w:rFonts w:ascii="Comic Sans MS" w:hAnsi="Comic Sans MS"/>
          </w:rPr>
          <w:t>compliment</w:t>
        </w:r>
        <w:proofErr w:type="spellEnd"/>
        <w:r w:rsidR="00112DB4" w:rsidRPr="00112DB4">
          <w:rPr>
            <w:rFonts w:ascii="Comic Sans MS" w:hAnsi="Comic Sans MS"/>
          </w:rPr>
          <w:t xml:space="preserve"> your effort right before making you look ridiculous. The grace is real, the power is overwhelming, and they are having the absolute time of their life. </w:t>
        </w:r>
      </w:ins>
    </w:p>
    <w:p w14:paraId="06A688A6" w14:textId="56AA7546" w:rsidR="00112DB4" w:rsidRPr="00710861" w:rsidRDefault="00112DB4" w:rsidP="00412EC6">
      <w:pPr>
        <w:numPr>
          <w:ilvl w:val="0"/>
          <w:numId w:val="14"/>
        </w:numPr>
        <w:jc w:val="both"/>
        <w:rPr>
          <w:ins w:id="195" w:author="Microsoft Word" w:date="2026-03-08T11:04:00Z" w16du:dateUtc="2026-03-08T04:04:00Z"/>
          <w:rFonts w:ascii="Comic Sans MS" w:hAnsi="Comic Sans MS"/>
        </w:rPr>
      </w:pPr>
      <w:ins w:id="196" w:author="Microsoft Word" w:date="2026-03-08T11:04:00Z" w16du:dateUtc="2026-03-08T04:04:00Z">
        <w:r w:rsidRPr="00710861">
          <w:rPr>
            <w:rFonts w:ascii="Comic Sans MS" w:hAnsi="Comic Sans MS"/>
            <w:b/>
            <w:bCs/>
          </w:rPr>
          <w:t>Signature Moves:</w:t>
        </w:r>
      </w:ins>
    </w:p>
    <w:p w14:paraId="6D275DF7" w14:textId="77777777" w:rsidR="00112DB4" w:rsidRPr="00710861" w:rsidRDefault="00112DB4" w:rsidP="00112DB4">
      <w:pPr>
        <w:numPr>
          <w:ilvl w:val="1"/>
          <w:numId w:val="14"/>
        </w:numPr>
        <w:spacing w:after="0"/>
        <w:jc w:val="both"/>
        <w:rPr>
          <w:ins w:id="197" w:author="Microsoft Word" w:date="2026-03-08T11:04:00Z" w16du:dateUtc="2026-03-08T04:04:00Z"/>
          <w:rFonts w:ascii="Comic Sans MS" w:hAnsi="Comic Sans MS"/>
        </w:rPr>
      </w:pPr>
      <w:ins w:id="198" w:author="Microsoft Word" w:date="2026-03-08T11:04:00Z" w16du:dateUtc="2026-03-08T04:04:00Z">
        <w:r w:rsidRPr="00710861">
          <w:rPr>
            <w:rFonts w:ascii="Comic Sans MS" w:hAnsi="Comic Sans MS"/>
            <w:b/>
            <w:bCs/>
          </w:rPr>
          <w:t xml:space="preserve">Mirage Step: </w:t>
        </w:r>
        <w:proofErr w:type="spellStart"/>
        <w:r w:rsidRPr="00710861">
          <w:rPr>
            <w:rFonts w:ascii="Comic Sans MS" w:hAnsi="Comic Sans MS"/>
          </w:rPr>
          <w:t>Cyclar</w:t>
        </w:r>
        <w:proofErr w:type="spellEnd"/>
        <w:r w:rsidRPr="00710861">
          <w:rPr>
            <w:rFonts w:ascii="Comic Sans MS" w:hAnsi="Comic Sans MS"/>
          </w:rPr>
          <w:t xml:space="preserve"> refracts light through wind currents around their body, creating multiple convincing afterimages that move independently. Enemies can't determine which is real. </w:t>
        </w:r>
        <w:proofErr w:type="spellStart"/>
        <w:r w:rsidRPr="00710861">
          <w:rPr>
            <w:rFonts w:ascii="Comic Sans MS" w:hAnsi="Comic Sans MS"/>
          </w:rPr>
          <w:t>Cyclar</w:t>
        </w:r>
        <w:proofErr w:type="spellEnd"/>
        <w:r w:rsidRPr="00710861">
          <w:rPr>
            <w:rFonts w:ascii="Comic Sans MS" w:hAnsi="Comic Sans MS"/>
          </w:rPr>
          <w:t xml:space="preserve"> dances between them, attacking from angles that shouldn't be possible, bowing theatrically after each strike.</w:t>
        </w:r>
      </w:ins>
    </w:p>
    <w:p w14:paraId="4E90F9ED" w14:textId="77777777" w:rsidR="00112DB4" w:rsidRDefault="00112DB4" w:rsidP="00112DB4">
      <w:pPr>
        <w:numPr>
          <w:ilvl w:val="1"/>
          <w:numId w:val="14"/>
        </w:numPr>
        <w:spacing w:after="0"/>
        <w:jc w:val="both"/>
        <w:rPr>
          <w:ins w:id="199" w:author="Microsoft Word" w:date="2026-03-08T11:04:00Z" w16du:dateUtc="2026-03-08T04:04:00Z"/>
          <w:rFonts w:ascii="Comic Sans MS" w:hAnsi="Comic Sans MS"/>
        </w:rPr>
      </w:pPr>
      <w:ins w:id="200" w:author="Microsoft Word" w:date="2026-03-08T11:04:00Z" w16du:dateUtc="2026-03-08T04:04:00Z">
        <w:r w:rsidRPr="00710861">
          <w:rPr>
            <w:rFonts w:ascii="Comic Sans MS" w:hAnsi="Comic Sans MS"/>
            <w:b/>
            <w:bCs/>
          </w:rPr>
          <w:t>Invisible Blade:</w:t>
        </w:r>
        <w:r w:rsidRPr="00710861">
          <w:rPr>
            <w:rFonts w:ascii="Comic Sans MS" w:hAnsi="Comic Sans MS"/>
          </w:rPr>
          <w:t xml:space="preserve"> </w:t>
        </w:r>
        <w:proofErr w:type="spellStart"/>
        <w:r w:rsidRPr="00710861">
          <w:rPr>
            <w:rFonts w:ascii="Comic Sans MS" w:hAnsi="Comic Sans MS"/>
          </w:rPr>
          <w:t>Cyclar</w:t>
        </w:r>
        <w:proofErr w:type="spellEnd"/>
        <w:r w:rsidRPr="00710861">
          <w:rPr>
            <w:rFonts w:ascii="Comic Sans MS" w:hAnsi="Comic Sans MS"/>
          </w:rPr>
          <w:t xml:space="preserve"> focuses light refraction into a single compressed edge of wind — a cutting strike that is completely invisible until it lands. No visual warning, no sound, no tell. </w:t>
        </w:r>
        <w:proofErr w:type="spellStart"/>
        <w:r w:rsidRPr="00710861">
          <w:rPr>
            <w:rFonts w:ascii="Comic Sans MS" w:hAnsi="Comic Sans MS"/>
          </w:rPr>
          <w:t>Cyclar</w:t>
        </w:r>
        <w:proofErr w:type="spellEnd"/>
        <w:r w:rsidRPr="00710861">
          <w:rPr>
            <w:rFonts w:ascii="Comic Sans MS" w:hAnsi="Comic Sans MS"/>
          </w:rPr>
          <w:t xml:space="preserve"> announces it beforehand anyway, because the point is that you still can't stop it</w:t>
        </w:r>
        <w:r w:rsidRPr="00112DB4">
          <w:rPr>
            <w:rFonts w:ascii="Comic Sans MS" w:hAnsi="Comic Sans MS"/>
          </w:rPr>
          <w:t>.</w:t>
        </w:r>
      </w:ins>
    </w:p>
    <w:p w14:paraId="1C4D573A" w14:textId="2A07DE0A" w:rsidR="00112DB4" w:rsidRDefault="00112DB4" w:rsidP="00112DB4">
      <w:pPr>
        <w:numPr>
          <w:ilvl w:val="1"/>
          <w:numId w:val="14"/>
        </w:numPr>
        <w:jc w:val="both"/>
        <w:rPr>
          <w:ins w:id="201" w:author="Microsoft Word" w:date="2026-03-08T11:04:00Z" w16du:dateUtc="2026-03-08T04:04:00Z"/>
          <w:rFonts w:ascii="Comic Sans MS" w:hAnsi="Comic Sans MS"/>
        </w:rPr>
      </w:pPr>
      <w:ins w:id="202" w:author="Microsoft Word" w:date="2026-03-08T11:04:00Z" w16du:dateUtc="2026-03-08T04:04:00Z">
        <w:r w:rsidRPr="00112DB4">
          <w:rPr>
            <w:rFonts w:ascii="Comic Sans MS" w:hAnsi="Comic Sans MS"/>
            <w:b/>
            <w:bCs/>
          </w:rPr>
          <w:lastRenderedPageBreak/>
          <w:t>Radiant Vortex</w:t>
        </w:r>
        <w:r>
          <w:rPr>
            <w:rFonts w:ascii="Comic Sans MS" w:hAnsi="Comic Sans MS"/>
            <w:b/>
            <w:bCs/>
          </w:rPr>
          <w:t>:</w:t>
        </w:r>
        <w:r>
          <w:rPr>
            <w:rFonts w:ascii="Comic Sans MS" w:hAnsi="Comic Sans MS"/>
          </w:rPr>
          <w:t xml:space="preserve"> </w:t>
        </w:r>
        <w:proofErr w:type="spellStart"/>
        <w:r w:rsidRPr="00112DB4">
          <w:rPr>
            <w:rFonts w:ascii="Comic Sans MS" w:hAnsi="Comic Sans MS"/>
          </w:rPr>
          <w:t>Cyclar's</w:t>
        </w:r>
        <w:proofErr w:type="spellEnd"/>
        <w:r w:rsidRPr="00112DB4">
          <w:rPr>
            <w:rFonts w:ascii="Comic Sans MS" w:hAnsi="Comic Sans MS"/>
          </w:rPr>
          <w:t xml:space="preserve"> most spectacular move. They generate a massive tornado threaded with blinding solar light — enemies inside it can't see, can't orient, and are shredded by both wind and concentrated photon energy simultaneously. </w:t>
        </w:r>
        <w:proofErr w:type="spellStart"/>
        <w:r w:rsidRPr="00112DB4">
          <w:rPr>
            <w:rFonts w:ascii="Comic Sans MS" w:hAnsi="Comic Sans MS"/>
          </w:rPr>
          <w:t>Cyclar</w:t>
        </w:r>
        <w:proofErr w:type="spellEnd"/>
        <w:r w:rsidRPr="00112DB4">
          <w:rPr>
            <w:rFonts w:ascii="Comic Sans MS" w:hAnsi="Comic Sans MS"/>
          </w:rPr>
          <w:t xml:space="preserve"> rides their hoverboard around the outside of it, waving cheerfully at anyone watching.</w:t>
        </w:r>
      </w:ins>
    </w:p>
    <w:p w14:paraId="45916FFB" w14:textId="148F24F2" w:rsidR="00634594" w:rsidRPr="009D346B" w:rsidRDefault="00634594" w:rsidP="00634594">
      <w:pPr>
        <w:jc w:val="both"/>
        <w:rPr>
          <w:rFonts w:ascii="Comic Sans MS" w:hAnsi="Comic Sans MS"/>
          <w:b/>
          <w:bCs/>
        </w:rPr>
      </w:pPr>
      <w:r w:rsidRPr="009D346B">
        <w:rPr>
          <w:rFonts w:ascii="Comic Sans MS" w:hAnsi="Comic Sans MS"/>
          <w:b/>
          <w:bCs/>
        </w:rPr>
        <w:t>7. Many more s</w:t>
      </w:r>
      <w:r w:rsidR="009D346B" w:rsidRPr="009D346B">
        <w:rPr>
          <w:rFonts w:ascii="Comic Sans MS" w:hAnsi="Comic Sans MS"/>
          <w:b/>
          <w:bCs/>
        </w:rPr>
        <w:t xml:space="preserve">till </w:t>
      </w:r>
      <w:r w:rsidR="00A429B4">
        <w:rPr>
          <w:rFonts w:ascii="Comic Sans MS" w:hAnsi="Comic Sans MS"/>
          <w:b/>
          <w:bCs/>
        </w:rPr>
        <w:t xml:space="preserve">not </w:t>
      </w:r>
      <w:r w:rsidR="009D346B" w:rsidRPr="009D346B">
        <w:rPr>
          <w:rFonts w:ascii="Comic Sans MS" w:hAnsi="Comic Sans MS"/>
          <w:b/>
          <w:bCs/>
        </w:rPr>
        <w:t>discover</w:t>
      </w:r>
      <w:r w:rsidR="00A429B4">
        <w:rPr>
          <w:rFonts w:ascii="Comic Sans MS" w:hAnsi="Comic Sans MS"/>
          <w:b/>
          <w:bCs/>
        </w:rPr>
        <w:t>ed yet</w:t>
      </w:r>
    </w:p>
    <w:p w14:paraId="30C4717F" w14:textId="77777777" w:rsidR="000E24EC" w:rsidRPr="000E24EC" w:rsidRDefault="00710861" w:rsidP="00412EC6">
      <w:pPr>
        <w:jc w:val="both"/>
        <w:rPr>
          <w:rFonts w:ascii="Comic Sans MS" w:hAnsi="Comic Sans MS"/>
        </w:rPr>
      </w:pPr>
      <w:r>
        <w:rPr>
          <w:rFonts w:ascii="Comic Sans MS" w:hAnsi="Comic Sans MS"/>
        </w:rPr>
        <w:pict w14:anchorId="1EBF4ED9">
          <v:rect id="_x0000_i1028" style="width:0;height:1.5pt" o:hralign="center" o:hrstd="t" o:hrnoshade="t" o:hr="t" fillcolor="gray" stroked="f"/>
        </w:pict>
      </w:r>
    </w:p>
    <w:p w14:paraId="7B42E349" w14:textId="77777777" w:rsidR="000E24EC" w:rsidRPr="000E24EC" w:rsidRDefault="000E24EC" w:rsidP="00412EC6">
      <w:pPr>
        <w:jc w:val="both"/>
        <w:rPr>
          <w:rFonts w:ascii="Comic Sans MS" w:hAnsi="Comic Sans MS"/>
          <w:b/>
          <w:bCs/>
        </w:rPr>
      </w:pPr>
      <w:r w:rsidRPr="000E24EC">
        <w:rPr>
          <w:rFonts w:ascii="Comic Sans MS" w:hAnsi="Comic Sans MS"/>
          <w:b/>
          <w:bCs/>
        </w:rPr>
        <w:t>IV. Physical Enhancements &amp; Weaknesses</w:t>
      </w:r>
    </w:p>
    <w:p w14:paraId="501652AB" w14:textId="77777777" w:rsidR="000E24EC" w:rsidRPr="000E24EC" w:rsidRDefault="000E24EC" w:rsidP="00412EC6">
      <w:pPr>
        <w:jc w:val="both"/>
        <w:rPr>
          <w:rFonts w:ascii="Comic Sans MS" w:hAnsi="Comic Sans MS"/>
        </w:rPr>
      </w:pPr>
      <w:r w:rsidRPr="000E24EC">
        <w:rPr>
          <w:rFonts w:ascii="Comic Sans MS" w:hAnsi="Comic Sans MS"/>
        </w:rPr>
        <w:t>Physical Abilities:</w:t>
      </w:r>
    </w:p>
    <w:p w14:paraId="036E3A60" w14:textId="58F057DF" w:rsidR="000E24EC" w:rsidRPr="000E24EC" w:rsidRDefault="000E24EC" w:rsidP="00412EC6">
      <w:pPr>
        <w:jc w:val="both"/>
        <w:rPr>
          <w:rFonts w:ascii="Comic Sans MS" w:hAnsi="Comic Sans MS"/>
        </w:rPr>
      </w:pPr>
      <w:r w:rsidRPr="000E24EC">
        <w:rPr>
          <w:rFonts w:ascii="Comic Sans MS" w:hAnsi="Comic Sans MS"/>
        </w:rPr>
        <w:t xml:space="preserve">Even without using active elemental </w:t>
      </w:r>
      <w:r w:rsidR="00114325">
        <w:rPr>
          <w:rFonts w:ascii="Comic Sans MS" w:hAnsi="Comic Sans MS"/>
        </w:rPr>
        <w:t>form</w:t>
      </w:r>
      <w:r w:rsidRPr="000E24EC">
        <w:rPr>
          <w:rFonts w:ascii="Comic Sans MS" w:hAnsi="Comic Sans MS"/>
        </w:rPr>
        <w:t xml:space="preserve">, </w:t>
      </w:r>
      <w:r>
        <w:rPr>
          <w:rFonts w:ascii="Comic Sans MS" w:hAnsi="Comic Sans MS"/>
        </w:rPr>
        <w:t>Hayami</w:t>
      </w:r>
      <w:r w:rsidRPr="000E24EC">
        <w:rPr>
          <w:rFonts w:ascii="Comic Sans MS" w:hAnsi="Comic Sans MS"/>
        </w:rPr>
        <w:t xml:space="preserve"> possesses enhanced durability and agility.</w:t>
      </w:r>
    </w:p>
    <w:p w14:paraId="36C21698" w14:textId="662DC5A4" w:rsidR="000E24EC" w:rsidRPr="000E24EC" w:rsidRDefault="000E24EC" w:rsidP="00412EC6">
      <w:pPr>
        <w:numPr>
          <w:ilvl w:val="0"/>
          <w:numId w:val="15"/>
        </w:numPr>
        <w:jc w:val="both"/>
        <w:rPr>
          <w:rFonts w:ascii="Comic Sans MS" w:hAnsi="Comic Sans MS"/>
        </w:rPr>
      </w:pPr>
      <w:r w:rsidRPr="000E24EC">
        <w:rPr>
          <w:rFonts w:ascii="Comic Sans MS" w:hAnsi="Comic Sans MS"/>
          <w:b/>
          <w:bCs/>
        </w:rPr>
        <w:t>Durability:</w:t>
      </w:r>
      <w:r>
        <w:rPr>
          <w:rFonts w:ascii="Comic Sans MS" w:hAnsi="Comic Sans MS"/>
        </w:rPr>
        <w:t xml:space="preserve"> they </w:t>
      </w:r>
      <w:r w:rsidRPr="000E24EC">
        <w:rPr>
          <w:rFonts w:ascii="Comic Sans MS" w:hAnsi="Comic Sans MS"/>
        </w:rPr>
        <w:t>can withstand hits from giant alien robots and energy blasts that would vaporize normal humans.</w:t>
      </w:r>
    </w:p>
    <w:p w14:paraId="4EE99504" w14:textId="079EA814" w:rsidR="000E24EC" w:rsidRPr="000E24EC" w:rsidRDefault="000E24EC" w:rsidP="00412EC6">
      <w:pPr>
        <w:numPr>
          <w:ilvl w:val="0"/>
          <w:numId w:val="15"/>
        </w:numPr>
        <w:jc w:val="both"/>
        <w:rPr>
          <w:rFonts w:ascii="Comic Sans MS" w:hAnsi="Comic Sans MS"/>
        </w:rPr>
      </w:pPr>
      <w:r w:rsidRPr="000E24EC">
        <w:rPr>
          <w:rFonts w:ascii="Comic Sans MS" w:hAnsi="Comic Sans MS"/>
          <w:b/>
          <w:bCs/>
        </w:rPr>
        <w:t>Martial Arts:</w:t>
      </w:r>
      <w:r>
        <w:rPr>
          <w:rFonts w:ascii="Comic Sans MS" w:hAnsi="Comic Sans MS"/>
        </w:rPr>
        <w:t xml:space="preserve"> they are</w:t>
      </w:r>
      <w:r w:rsidRPr="000E24EC">
        <w:rPr>
          <w:rFonts w:ascii="Comic Sans MS" w:hAnsi="Comic Sans MS"/>
        </w:rPr>
        <w:t xml:space="preserve"> trained in martial arts, which allows</w:t>
      </w:r>
      <w:r>
        <w:rPr>
          <w:rFonts w:ascii="Comic Sans MS" w:hAnsi="Comic Sans MS"/>
        </w:rPr>
        <w:t xml:space="preserve"> them </w:t>
      </w:r>
      <w:r w:rsidRPr="000E24EC">
        <w:rPr>
          <w:rFonts w:ascii="Comic Sans MS" w:hAnsi="Comic Sans MS"/>
        </w:rPr>
        <w:t>to fight hand-to-hand effectively, especially in</w:t>
      </w:r>
      <w:r>
        <w:rPr>
          <w:rFonts w:ascii="Comic Sans MS" w:hAnsi="Comic Sans MS"/>
        </w:rPr>
        <w:t xml:space="preserve"> their </w:t>
      </w:r>
      <w:r w:rsidRPr="000E24EC">
        <w:rPr>
          <w:rFonts w:ascii="Comic Sans MS" w:hAnsi="Comic Sans MS"/>
        </w:rPr>
        <w:t>Lightning and Earth forms.</w:t>
      </w:r>
    </w:p>
    <w:p w14:paraId="7206A573" w14:textId="77777777" w:rsidR="000E24EC" w:rsidRPr="000E24EC" w:rsidRDefault="000E24EC" w:rsidP="00412EC6">
      <w:pPr>
        <w:jc w:val="both"/>
        <w:rPr>
          <w:rFonts w:ascii="Comic Sans MS" w:hAnsi="Comic Sans MS"/>
        </w:rPr>
      </w:pPr>
      <w:r w:rsidRPr="000E24EC">
        <w:rPr>
          <w:rFonts w:ascii="Comic Sans MS" w:hAnsi="Comic Sans MS"/>
          <w:b/>
          <w:bCs/>
        </w:rPr>
        <w:t>Weaknesses:</w:t>
      </w:r>
    </w:p>
    <w:p w14:paraId="0406154E" w14:textId="78B830C7" w:rsidR="000E24EC" w:rsidRPr="000E24EC" w:rsidRDefault="000E24EC" w:rsidP="00412EC6">
      <w:pPr>
        <w:numPr>
          <w:ilvl w:val="0"/>
          <w:numId w:val="16"/>
        </w:numPr>
        <w:jc w:val="both"/>
        <w:rPr>
          <w:rFonts w:ascii="Comic Sans MS" w:hAnsi="Comic Sans MS"/>
        </w:rPr>
      </w:pPr>
      <w:r w:rsidRPr="000E24EC">
        <w:rPr>
          <w:rFonts w:ascii="Comic Sans MS" w:hAnsi="Comic Sans MS"/>
          <w:b/>
          <w:bCs/>
        </w:rPr>
        <w:t>Stamina Drain:</w:t>
      </w:r>
      <w:r w:rsidRPr="000E24EC">
        <w:rPr>
          <w:rFonts w:ascii="Comic Sans MS" w:hAnsi="Comic Sans MS"/>
        </w:rPr>
        <w:t xml:space="preserve"> Maintaining Fusion forms drains</w:t>
      </w:r>
      <w:r>
        <w:rPr>
          <w:rFonts w:ascii="Comic Sans MS" w:hAnsi="Comic Sans MS"/>
        </w:rPr>
        <w:t xml:space="preserve"> their </w:t>
      </w:r>
      <w:r w:rsidRPr="000E24EC">
        <w:rPr>
          <w:rFonts w:ascii="Comic Sans MS" w:hAnsi="Comic Sans MS"/>
        </w:rPr>
        <w:t xml:space="preserve">power </w:t>
      </w:r>
      <w:r w:rsidR="00651A0D">
        <w:rPr>
          <w:rFonts w:ascii="Comic Sans MS" w:hAnsi="Comic Sans MS"/>
        </w:rPr>
        <w:t>faster than normal</w:t>
      </w:r>
      <w:r w:rsidRPr="000E24EC">
        <w:rPr>
          <w:rFonts w:ascii="Comic Sans MS" w:hAnsi="Comic Sans MS"/>
        </w:rPr>
        <w:t>. If</w:t>
      </w:r>
      <w:r>
        <w:rPr>
          <w:rFonts w:ascii="Comic Sans MS" w:hAnsi="Comic Sans MS"/>
        </w:rPr>
        <w:t xml:space="preserve"> they </w:t>
      </w:r>
      <w:r w:rsidRPr="000E24EC">
        <w:rPr>
          <w:rFonts w:ascii="Comic Sans MS" w:hAnsi="Comic Sans MS"/>
        </w:rPr>
        <w:t>run out of energy,</w:t>
      </w:r>
      <w:r>
        <w:rPr>
          <w:rFonts w:ascii="Comic Sans MS" w:hAnsi="Comic Sans MS"/>
        </w:rPr>
        <w:t xml:space="preserve"> they </w:t>
      </w:r>
      <w:r w:rsidRPr="000E24EC">
        <w:rPr>
          <w:rFonts w:ascii="Comic Sans MS" w:hAnsi="Comic Sans MS"/>
        </w:rPr>
        <w:t>revert to</w:t>
      </w:r>
      <w:r>
        <w:rPr>
          <w:rFonts w:ascii="Comic Sans MS" w:hAnsi="Comic Sans MS"/>
        </w:rPr>
        <w:t xml:space="preserve"> their </w:t>
      </w:r>
      <w:r w:rsidRPr="000E24EC">
        <w:rPr>
          <w:rFonts w:ascii="Comic Sans MS" w:hAnsi="Comic Sans MS"/>
        </w:rPr>
        <w:t>normal human self.</w:t>
      </w:r>
    </w:p>
    <w:p w14:paraId="786C13CB" w14:textId="220D8EB0" w:rsidR="000E24EC" w:rsidRPr="000E24EC" w:rsidRDefault="000E24EC" w:rsidP="00412EC6">
      <w:pPr>
        <w:numPr>
          <w:ilvl w:val="0"/>
          <w:numId w:val="16"/>
        </w:numPr>
        <w:jc w:val="both"/>
        <w:rPr>
          <w:rFonts w:ascii="Comic Sans MS" w:hAnsi="Comic Sans MS"/>
        </w:rPr>
      </w:pPr>
      <w:r w:rsidRPr="000E24EC">
        <w:rPr>
          <w:rFonts w:ascii="Comic Sans MS" w:hAnsi="Comic Sans MS"/>
          <w:b/>
          <w:bCs/>
        </w:rPr>
        <w:t>Emotional Influence:</w:t>
      </w:r>
      <w:r>
        <w:rPr>
          <w:rFonts w:ascii="Comic Sans MS" w:hAnsi="Comic Sans MS"/>
        </w:rPr>
        <w:t xml:space="preserve"> their </w:t>
      </w:r>
      <w:r w:rsidRPr="000E24EC">
        <w:rPr>
          <w:rFonts w:ascii="Comic Sans MS" w:hAnsi="Comic Sans MS"/>
        </w:rPr>
        <w:t>forms affect</w:t>
      </w:r>
      <w:r>
        <w:rPr>
          <w:rFonts w:ascii="Comic Sans MS" w:hAnsi="Comic Sans MS"/>
        </w:rPr>
        <w:t xml:space="preserve"> their </w:t>
      </w:r>
      <w:r w:rsidRPr="000E24EC">
        <w:rPr>
          <w:rFonts w:ascii="Comic Sans MS" w:hAnsi="Comic Sans MS"/>
        </w:rPr>
        <w:t xml:space="preserve">judgment. Blaze </w:t>
      </w:r>
      <w:r w:rsidR="00651A0D">
        <w:rPr>
          <w:rFonts w:ascii="Comic Sans MS" w:hAnsi="Comic Sans MS"/>
        </w:rPr>
        <w:t>Hayami</w:t>
      </w:r>
      <w:r w:rsidR="00651A0D" w:rsidRPr="000E24EC">
        <w:rPr>
          <w:rFonts w:ascii="Comic Sans MS" w:hAnsi="Comic Sans MS"/>
        </w:rPr>
        <w:t xml:space="preserve"> </w:t>
      </w:r>
      <w:r w:rsidRPr="000E24EC">
        <w:rPr>
          <w:rFonts w:ascii="Comic Sans MS" w:hAnsi="Comic Sans MS"/>
        </w:rPr>
        <w:t>might ignore a plan because</w:t>
      </w:r>
      <w:r>
        <w:rPr>
          <w:rFonts w:ascii="Comic Sans MS" w:hAnsi="Comic Sans MS"/>
        </w:rPr>
        <w:t xml:space="preserve"> they are</w:t>
      </w:r>
      <w:r w:rsidRPr="000E24EC">
        <w:rPr>
          <w:rFonts w:ascii="Comic Sans MS" w:hAnsi="Comic Sans MS"/>
        </w:rPr>
        <w:t xml:space="preserve"> too angry, while </w:t>
      </w:r>
      <w:r w:rsidR="00651A0D">
        <w:rPr>
          <w:rFonts w:ascii="Comic Sans MS" w:hAnsi="Comic Sans MS"/>
        </w:rPr>
        <w:t>Ice</w:t>
      </w:r>
      <w:r w:rsidRPr="000E24EC">
        <w:rPr>
          <w:rFonts w:ascii="Comic Sans MS" w:hAnsi="Comic Sans MS"/>
        </w:rPr>
        <w:t xml:space="preserve"> </w:t>
      </w:r>
      <w:r w:rsidR="00651A0D">
        <w:rPr>
          <w:rFonts w:ascii="Comic Sans MS" w:hAnsi="Comic Sans MS"/>
        </w:rPr>
        <w:t>Hayami</w:t>
      </w:r>
      <w:r w:rsidR="00651A0D" w:rsidRPr="000E24EC">
        <w:rPr>
          <w:rFonts w:ascii="Comic Sans MS" w:hAnsi="Comic Sans MS"/>
        </w:rPr>
        <w:t xml:space="preserve"> </w:t>
      </w:r>
      <w:r w:rsidRPr="000E24EC">
        <w:rPr>
          <w:rFonts w:ascii="Comic Sans MS" w:hAnsi="Comic Sans MS"/>
        </w:rPr>
        <w:t>might be too lazy to dodge an attack.</w:t>
      </w:r>
    </w:p>
    <w:p w14:paraId="2B5DA216" w14:textId="4B895A07" w:rsidR="00A86E91" w:rsidRPr="00D60C16" w:rsidRDefault="000E24EC" w:rsidP="00412EC6">
      <w:pPr>
        <w:numPr>
          <w:ilvl w:val="0"/>
          <w:numId w:val="16"/>
        </w:numPr>
        <w:jc w:val="both"/>
        <w:rPr>
          <w:rFonts w:ascii="Comic Sans MS" w:hAnsi="Comic Sans MS"/>
        </w:rPr>
      </w:pPr>
      <w:r w:rsidRPr="000E24EC">
        <w:rPr>
          <w:rFonts w:ascii="Comic Sans MS" w:hAnsi="Comic Sans MS"/>
          <w:b/>
          <w:bCs/>
        </w:rPr>
        <w:t>Splitting Limits:</w:t>
      </w:r>
      <w:r w:rsidRPr="000E24EC">
        <w:rPr>
          <w:rFonts w:ascii="Comic Sans MS" w:hAnsi="Comic Sans MS"/>
        </w:rPr>
        <w:t xml:space="preserve"> As mentioned, if</w:t>
      </w:r>
      <w:r>
        <w:rPr>
          <w:rFonts w:ascii="Comic Sans MS" w:hAnsi="Comic Sans MS"/>
        </w:rPr>
        <w:t xml:space="preserve"> they </w:t>
      </w:r>
      <w:r w:rsidRPr="000E24EC">
        <w:rPr>
          <w:rFonts w:ascii="Comic Sans MS" w:hAnsi="Comic Sans MS"/>
        </w:rPr>
        <w:t xml:space="preserve">split into </w:t>
      </w:r>
      <w:r w:rsidR="00651A0D">
        <w:rPr>
          <w:rFonts w:ascii="Comic Sans MS" w:hAnsi="Comic Sans MS"/>
        </w:rPr>
        <w:t>2/3/5</w:t>
      </w:r>
      <w:ins w:id="203" w:author="Microsoft Word" w:date="2026-03-08T11:04:00Z" w16du:dateUtc="2026-03-08T04:04:00Z">
        <w:r w:rsidR="00112DB4">
          <w:rPr>
            <w:rFonts w:ascii="Comic Sans MS" w:hAnsi="Comic Sans MS"/>
          </w:rPr>
          <w:t>4/</w:t>
        </w:r>
        <w:r w:rsidR="00651A0D">
          <w:rPr>
            <w:rFonts w:ascii="Comic Sans MS" w:hAnsi="Comic Sans MS"/>
          </w:rPr>
          <w:t>5</w:t>
        </w:r>
        <w:r w:rsidR="00112DB4">
          <w:rPr>
            <w:rFonts w:ascii="Comic Sans MS" w:hAnsi="Comic Sans MS"/>
          </w:rPr>
          <w:t>/6</w:t>
        </w:r>
      </w:ins>
      <w:r w:rsidR="00651A0D">
        <w:rPr>
          <w:rFonts w:ascii="Comic Sans MS" w:hAnsi="Comic Sans MS"/>
        </w:rPr>
        <w:t>/7</w:t>
      </w:r>
      <w:r w:rsidRPr="000E24EC">
        <w:rPr>
          <w:rFonts w:ascii="Comic Sans MS" w:hAnsi="Comic Sans MS"/>
        </w:rPr>
        <w:t xml:space="preserve"> for </w:t>
      </w:r>
      <w:r w:rsidR="00D60C16">
        <w:rPr>
          <w:rFonts w:ascii="Comic Sans MS" w:hAnsi="Comic Sans MS"/>
        </w:rPr>
        <w:t>more than 24 hours</w:t>
      </w:r>
      <w:r w:rsidRPr="000E24EC">
        <w:rPr>
          <w:rFonts w:ascii="Comic Sans MS" w:hAnsi="Comic Sans MS"/>
        </w:rPr>
        <w:t>,</w:t>
      </w:r>
      <w:r>
        <w:rPr>
          <w:rFonts w:ascii="Comic Sans MS" w:hAnsi="Comic Sans MS"/>
        </w:rPr>
        <w:t xml:space="preserve"> they </w:t>
      </w:r>
      <w:r w:rsidRPr="000E24EC">
        <w:rPr>
          <w:rFonts w:ascii="Comic Sans MS" w:hAnsi="Comic Sans MS"/>
        </w:rPr>
        <w:t>risk memory loss and retardation of</w:t>
      </w:r>
      <w:r>
        <w:rPr>
          <w:rFonts w:ascii="Comic Sans MS" w:hAnsi="Comic Sans MS"/>
        </w:rPr>
        <w:t xml:space="preserve"> their </w:t>
      </w:r>
      <w:r w:rsidRPr="000E24EC">
        <w:rPr>
          <w:rFonts w:ascii="Comic Sans MS" w:hAnsi="Comic Sans MS"/>
        </w:rPr>
        <w:t>mental faculties.</w:t>
      </w:r>
    </w:p>
    <w:sectPr w:rsidR="00A86E91" w:rsidRPr="00D60C16" w:rsidSect="00A10BE1">
      <w:pgSz w:w="16838" w:h="23811" w:code="8"/>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4BB"/>
    <w:multiLevelType w:val="multilevel"/>
    <w:tmpl w:val="2A2A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7BB"/>
    <w:multiLevelType w:val="multilevel"/>
    <w:tmpl w:val="E32A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12F8"/>
    <w:multiLevelType w:val="multilevel"/>
    <w:tmpl w:val="EFC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75522"/>
    <w:multiLevelType w:val="multilevel"/>
    <w:tmpl w:val="A4CA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24CB6"/>
    <w:multiLevelType w:val="multilevel"/>
    <w:tmpl w:val="4458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4D3"/>
    <w:multiLevelType w:val="multilevel"/>
    <w:tmpl w:val="216A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A25D4"/>
    <w:multiLevelType w:val="multilevel"/>
    <w:tmpl w:val="F07EA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A11D2"/>
    <w:multiLevelType w:val="multilevel"/>
    <w:tmpl w:val="C546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76E9D"/>
    <w:multiLevelType w:val="multilevel"/>
    <w:tmpl w:val="BAC47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856DF"/>
    <w:multiLevelType w:val="multilevel"/>
    <w:tmpl w:val="BC5A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B2FF3"/>
    <w:multiLevelType w:val="multilevel"/>
    <w:tmpl w:val="6020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56430"/>
    <w:multiLevelType w:val="multilevel"/>
    <w:tmpl w:val="B480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057927"/>
    <w:multiLevelType w:val="multilevel"/>
    <w:tmpl w:val="618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43363"/>
    <w:multiLevelType w:val="multilevel"/>
    <w:tmpl w:val="581E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90809"/>
    <w:multiLevelType w:val="multilevel"/>
    <w:tmpl w:val="EFAA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0F62"/>
    <w:multiLevelType w:val="multilevel"/>
    <w:tmpl w:val="A23E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194321">
    <w:abstractNumId w:val="10"/>
  </w:num>
  <w:num w:numId="2" w16cid:durableId="1117530205">
    <w:abstractNumId w:val="5"/>
  </w:num>
  <w:num w:numId="3" w16cid:durableId="696927946">
    <w:abstractNumId w:val="7"/>
  </w:num>
  <w:num w:numId="4" w16cid:durableId="918832702">
    <w:abstractNumId w:val="12"/>
  </w:num>
  <w:num w:numId="5" w16cid:durableId="750129183">
    <w:abstractNumId w:val="1"/>
  </w:num>
  <w:num w:numId="6" w16cid:durableId="972752519">
    <w:abstractNumId w:val="3"/>
  </w:num>
  <w:num w:numId="7" w16cid:durableId="36048353">
    <w:abstractNumId w:val="6"/>
  </w:num>
  <w:num w:numId="8" w16cid:durableId="1846479904">
    <w:abstractNumId w:val="4"/>
  </w:num>
  <w:num w:numId="9" w16cid:durableId="467283252">
    <w:abstractNumId w:val="11"/>
  </w:num>
  <w:num w:numId="10" w16cid:durableId="20673009">
    <w:abstractNumId w:val="9"/>
  </w:num>
  <w:num w:numId="11" w16cid:durableId="999893050">
    <w:abstractNumId w:val="0"/>
  </w:num>
  <w:num w:numId="12" w16cid:durableId="1509556929">
    <w:abstractNumId w:val="13"/>
  </w:num>
  <w:num w:numId="13" w16cid:durableId="1867403652">
    <w:abstractNumId w:val="8"/>
  </w:num>
  <w:num w:numId="14" w16cid:durableId="912010456">
    <w:abstractNumId w:val="14"/>
  </w:num>
  <w:num w:numId="15" w16cid:durableId="810025896">
    <w:abstractNumId w:val="2"/>
  </w:num>
  <w:num w:numId="16" w16cid:durableId="422073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EC"/>
    <w:rsid w:val="00042BCC"/>
    <w:rsid w:val="00050F4D"/>
    <w:rsid w:val="00053B74"/>
    <w:rsid w:val="000D0F19"/>
    <w:rsid w:val="000E24EC"/>
    <w:rsid w:val="000E3CAB"/>
    <w:rsid w:val="000F614D"/>
    <w:rsid w:val="000F752F"/>
    <w:rsid w:val="00110264"/>
    <w:rsid w:val="00112DB4"/>
    <w:rsid w:val="00114325"/>
    <w:rsid w:val="00141326"/>
    <w:rsid w:val="001572C1"/>
    <w:rsid w:val="001B7DBB"/>
    <w:rsid w:val="001C73CB"/>
    <w:rsid w:val="001D56C6"/>
    <w:rsid w:val="001E670B"/>
    <w:rsid w:val="001F536C"/>
    <w:rsid w:val="00210CC2"/>
    <w:rsid w:val="002140CB"/>
    <w:rsid w:val="00227B8E"/>
    <w:rsid w:val="00227CFB"/>
    <w:rsid w:val="002314F6"/>
    <w:rsid w:val="002445D7"/>
    <w:rsid w:val="0026040F"/>
    <w:rsid w:val="00275D83"/>
    <w:rsid w:val="0028362A"/>
    <w:rsid w:val="002D0424"/>
    <w:rsid w:val="002E30A3"/>
    <w:rsid w:val="002F6558"/>
    <w:rsid w:val="00311B57"/>
    <w:rsid w:val="00333456"/>
    <w:rsid w:val="003761ED"/>
    <w:rsid w:val="00406BEA"/>
    <w:rsid w:val="00412EC6"/>
    <w:rsid w:val="004735FF"/>
    <w:rsid w:val="004F06FA"/>
    <w:rsid w:val="00520592"/>
    <w:rsid w:val="00534E25"/>
    <w:rsid w:val="005441BE"/>
    <w:rsid w:val="005721AC"/>
    <w:rsid w:val="0059371D"/>
    <w:rsid w:val="005C5AC8"/>
    <w:rsid w:val="005E4C21"/>
    <w:rsid w:val="005E6189"/>
    <w:rsid w:val="005F45F7"/>
    <w:rsid w:val="005F5843"/>
    <w:rsid w:val="00601710"/>
    <w:rsid w:val="00631796"/>
    <w:rsid w:val="00634594"/>
    <w:rsid w:val="00651A0D"/>
    <w:rsid w:val="006776F9"/>
    <w:rsid w:val="00695BF9"/>
    <w:rsid w:val="00710861"/>
    <w:rsid w:val="0074779A"/>
    <w:rsid w:val="007D4890"/>
    <w:rsid w:val="007E3012"/>
    <w:rsid w:val="007F4DB9"/>
    <w:rsid w:val="00807087"/>
    <w:rsid w:val="008178AF"/>
    <w:rsid w:val="00915D0F"/>
    <w:rsid w:val="0092462F"/>
    <w:rsid w:val="00953E52"/>
    <w:rsid w:val="00975EE4"/>
    <w:rsid w:val="0098122B"/>
    <w:rsid w:val="00997C99"/>
    <w:rsid w:val="009C2BE7"/>
    <w:rsid w:val="009D346B"/>
    <w:rsid w:val="00A10BE1"/>
    <w:rsid w:val="00A343CA"/>
    <w:rsid w:val="00A379D5"/>
    <w:rsid w:val="00A429B4"/>
    <w:rsid w:val="00A73397"/>
    <w:rsid w:val="00A86E91"/>
    <w:rsid w:val="00AA0C95"/>
    <w:rsid w:val="00AC21E2"/>
    <w:rsid w:val="00AE24AA"/>
    <w:rsid w:val="00AF58E9"/>
    <w:rsid w:val="00B13885"/>
    <w:rsid w:val="00B63A70"/>
    <w:rsid w:val="00BA3F71"/>
    <w:rsid w:val="00BB414B"/>
    <w:rsid w:val="00BC6B38"/>
    <w:rsid w:val="00BE12C6"/>
    <w:rsid w:val="00BE43B1"/>
    <w:rsid w:val="00C1322C"/>
    <w:rsid w:val="00C36803"/>
    <w:rsid w:val="00C4118D"/>
    <w:rsid w:val="00C71EFA"/>
    <w:rsid w:val="00CC23C6"/>
    <w:rsid w:val="00CC5D42"/>
    <w:rsid w:val="00CF2CB9"/>
    <w:rsid w:val="00D15AF2"/>
    <w:rsid w:val="00D24C70"/>
    <w:rsid w:val="00D452CF"/>
    <w:rsid w:val="00D50591"/>
    <w:rsid w:val="00D60C16"/>
    <w:rsid w:val="00D904E2"/>
    <w:rsid w:val="00DA50DC"/>
    <w:rsid w:val="00DC2DBC"/>
    <w:rsid w:val="00E54F7D"/>
    <w:rsid w:val="00E6011F"/>
    <w:rsid w:val="00E63FA8"/>
    <w:rsid w:val="00EA0931"/>
    <w:rsid w:val="00EA4256"/>
    <w:rsid w:val="00EC7D4F"/>
    <w:rsid w:val="00ED530E"/>
    <w:rsid w:val="00EE1B15"/>
    <w:rsid w:val="00EE5FAB"/>
    <w:rsid w:val="00F03FA2"/>
    <w:rsid w:val="00F22824"/>
    <w:rsid w:val="00F355F3"/>
    <w:rsid w:val="00F44175"/>
    <w:rsid w:val="00F64055"/>
    <w:rsid w:val="00F77645"/>
    <w:rsid w:val="00FA189C"/>
    <w:rsid w:val="00FB6B99"/>
    <w:rsid w:val="00FC2B8C"/>
    <w:rsid w:val="00FD41E4"/>
    <w:rsid w:val="00FF0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E6321E4"/>
  <w15:chartTrackingRefBased/>
  <w15:docId w15:val="{65AEBB2C-C27A-45E4-9FF9-6843165A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4EC"/>
    <w:rPr>
      <w:rFonts w:eastAsiaTheme="majorEastAsia" w:cstheme="majorBidi"/>
      <w:color w:val="272727" w:themeColor="text1" w:themeTint="D8"/>
    </w:rPr>
  </w:style>
  <w:style w:type="paragraph" w:styleId="Title">
    <w:name w:val="Title"/>
    <w:basedOn w:val="Normal"/>
    <w:next w:val="Normal"/>
    <w:link w:val="TitleChar"/>
    <w:uiPriority w:val="10"/>
    <w:qFormat/>
    <w:rsid w:val="000E2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4EC"/>
    <w:pPr>
      <w:spacing w:before="160"/>
      <w:jc w:val="center"/>
    </w:pPr>
    <w:rPr>
      <w:i/>
      <w:iCs/>
      <w:color w:val="404040" w:themeColor="text1" w:themeTint="BF"/>
    </w:rPr>
  </w:style>
  <w:style w:type="character" w:customStyle="1" w:styleId="QuoteChar">
    <w:name w:val="Quote Char"/>
    <w:basedOn w:val="DefaultParagraphFont"/>
    <w:link w:val="Quote"/>
    <w:uiPriority w:val="29"/>
    <w:rsid w:val="000E24EC"/>
    <w:rPr>
      <w:i/>
      <w:iCs/>
      <w:color w:val="404040" w:themeColor="text1" w:themeTint="BF"/>
    </w:rPr>
  </w:style>
  <w:style w:type="paragraph" w:styleId="ListParagraph">
    <w:name w:val="List Paragraph"/>
    <w:basedOn w:val="Normal"/>
    <w:uiPriority w:val="34"/>
    <w:qFormat/>
    <w:rsid w:val="000E24EC"/>
    <w:pPr>
      <w:ind w:left="720"/>
      <w:contextualSpacing/>
    </w:pPr>
  </w:style>
  <w:style w:type="character" w:styleId="IntenseEmphasis">
    <w:name w:val="Intense Emphasis"/>
    <w:basedOn w:val="DefaultParagraphFont"/>
    <w:uiPriority w:val="21"/>
    <w:qFormat/>
    <w:rsid w:val="000E24EC"/>
    <w:rPr>
      <w:i/>
      <w:iCs/>
      <w:color w:val="2F5496" w:themeColor="accent1" w:themeShade="BF"/>
    </w:rPr>
  </w:style>
  <w:style w:type="paragraph" w:styleId="IntenseQuote">
    <w:name w:val="Intense Quote"/>
    <w:basedOn w:val="Normal"/>
    <w:next w:val="Normal"/>
    <w:link w:val="IntenseQuoteChar"/>
    <w:uiPriority w:val="30"/>
    <w:qFormat/>
    <w:rsid w:val="000E2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4EC"/>
    <w:rPr>
      <w:i/>
      <w:iCs/>
      <w:color w:val="2F5496" w:themeColor="accent1" w:themeShade="BF"/>
    </w:rPr>
  </w:style>
  <w:style w:type="character" w:styleId="IntenseReference">
    <w:name w:val="Intense Reference"/>
    <w:basedOn w:val="DefaultParagraphFont"/>
    <w:uiPriority w:val="32"/>
    <w:qFormat/>
    <w:rsid w:val="000E2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4878</Words>
  <Characters>27806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4</cp:revision>
  <dcterms:created xsi:type="dcterms:W3CDTF">2026-03-08T04:03:00Z</dcterms:created>
  <dcterms:modified xsi:type="dcterms:W3CDTF">2026-03-08T04:04:00Z</dcterms:modified>
</cp:coreProperties>
</file>